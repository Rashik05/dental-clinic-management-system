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37557F" w14:textId="77777777" w:rsidR="000457B5" w:rsidRDefault="00D529BE" w:rsidP="000457B5">
      <w:pPr>
        <w:pStyle w:val="Heading1"/>
      </w:pPr>
      <w:r w:rsidRPr="00996C12">
        <w:t>Project Title</w:t>
      </w:r>
      <w:r w:rsidR="0093022A">
        <w:t xml:space="preserve"> </w:t>
      </w:r>
    </w:p>
    <w:p w14:paraId="240C3D84" w14:textId="7B12A963" w:rsidR="0093022A" w:rsidRPr="0093022A" w:rsidRDefault="000457B5" w:rsidP="000457B5">
      <w:pPr>
        <w:pStyle w:val="Heading1"/>
        <w:numPr>
          <w:ilvl w:val="0"/>
          <w:numId w:val="0"/>
        </w:numPr>
        <w:ind w:left="360"/>
      </w:pPr>
      <w:r w:rsidRPr="000457B5">
        <w:rPr>
          <w:rFonts w:eastAsiaTheme="minorHAnsi" w:cstheme="minorBidi"/>
          <w:b w:val="0"/>
          <w:bCs w:val="0"/>
          <w:color w:val="auto"/>
          <w14:textFill>
            <w14:solidFill>
              <w14:srgbClr w14:val="000000">
                <w14:lumMod w14:val="50000"/>
              </w14:srgbClr>
            </w14:solidFill>
          </w14:textFill>
        </w:rPr>
        <w:t>DentalClinicDB</w:t>
      </w:r>
    </w:p>
    <w:p w14:paraId="74A4C6B9" w14:textId="3453AFBD" w:rsidR="000F4813" w:rsidRDefault="000F4813" w:rsidP="00214CF9">
      <w:pPr>
        <w:pStyle w:val="Heading1"/>
      </w:pPr>
      <w:r>
        <w:t>Project Description</w:t>
      </w:r>
      <w:r w:rsidR="00BA6E4D">
        <w:br/>
      </w:r>
      <w:r w:rsidR="00BA6E4D" w:rsidRPr="00BA6E4D">
        <w:rPr>
          <w:rFonts w:eastAsiaTheme="minorHAnsi" w:cstheme="minorBidi"/>
          <w:b w:val="0"/>
          <w:bCs w:val="0"/>
          <w:color w:val="auto"/>
          <w14:textFill>
            <w14:solidFill>
              <w14:srgbClr w14:val="000000">
                <w14:lumMod w14:val="50000"/>
              </w14:srgbClr>
            </w14:solidFill>
          </w14:textFill>
        </w:rPr>
        <w:t>It is a database system for a dental clinic to manage patients, appointments, payments, insurance, and referrals. It has sorted data, efficient scheduling, and secure management of availability of the dentist, installment payments, and insurance coverage, with realistic clinic functioning backed by accurate records, integrity constraints, and easy access to critical information</w:t>
      </w:r>
    </w:p>
    <w:p w14:paraId="2695890E" w14:textId="674F9A3C" w:rsidR="00874401" w:rsidRPr="00941F3E" w:rsidRDefault="00874401" w:rsidP="00214CF9">
      <w:pPr>
        <w:pStyle w:val="Heading1"/>
      </w:pPr>
      <w:r w:rsidRPr="00941F3E">
        <w:t>Assumptions about Cardinality and Participations</w:t>
      </w:r>
    </w:p>
    <w:p w14:paraId="65BB9D0A"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Appointment Booking (Books):</w:t>
      </w:r>
    </w:p>
    <w:p w14:paraId="69848443"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Cardinality: 1 : M (One patient can have many appointments)</w:t>
      </w:r>
    </w:p>
    <w:p w14:paraId="1BD2F34E"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Participation: Total on both sides</w:t>
      </w:r>
    </w:p>
    <w:p w14:paraId="71436E5D"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Assumption: Every patient must book at least one appointment, and every appointment must be associated with a patient</w:t>
      </w:r>
      <w:r w:rsidRPr="004533BA">
        <w:rPr>
          <w:rFonts w:asciiTheme="majorHAnsi" w:eastAsiaTheme="minorHAnsi" w:hAnsiTheme="majorHAnsi" w:cstheme="minorBidi"/>
          <w:sz w:val="28"/>
          <w:szCs w:val="28"/>
          <w:lang w:val="en-US"/>
        </w:rPr>
        <w:br/>
        <w:t>Appointment Assignment (Assigned_To):</w:t>
      </w:r>
    </w:p>
    <w:p w14:paraId="42EDCB51"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Cardinality: 1 : M (One dentist can handle many appointments)</w:t>
      </w:r>
    </w:p>
    <w:p w14:paraId="379DB1A0"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Participation: Total on both Dentist and Appointment</w:t>
      </w:r>
    </w:p>
    <w:p w14:paraId="37B420BD"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Assumption: Every appointment must be handled by a dentist, and every dentist is expected to have appointments.</w:t>
      </w:r>
    </w:p>
    <w:p w14:paraId="1458D5CB" w14:textId="3CEA2340"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Fixed Dentist Schedule (Has__Schedule):</w:t>
      </w:r>
    </w:p>
    <w:p w14:paraId="2F0E8C23"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Cardinality: 1 : 1 (Each dentist has one fixed schedule)</w:t>
      </w:r>
    </w:p>
    <w:p w14:paraId="5C22E7D1"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Participation: Total on both Dentist and Schedule</w:t>
      </w:r>
    </w:p>
    <w:p w14:paraId="4224133E"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Assumption: All dentists have a fixed schedule, and every schedule must belong to exactly one dentist.</w:t>
      </w:r>
    </w:p>
    <w:p w14:paraId="7D0314F3"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Payment Handling (Has_Payment):</w:t>
      </w:r>
    </w:p>
    <w:p w14:paraId="7A47AFE6"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Cardinality: 1 : 1 (One appointment has one payment)</w:t>
      </w:r>
    </w:p>
    <w:p w14:paraId="2B3413E6"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Participation: Total on both Appointment and Payment</w:t>
      </w:r>
    </w:p>
    <w:p w14:paraId="07EC3673"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Assumption: Every appointment must have a payment recorded, and each payment corresponds to only one appointment.</w:t>
      </w:r>
    </w:p>
    <w:p w14:paraId="0BF18FBB"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Installment Breakdown (Split_Into):</w:t>
      </w:r>
    </w:p>
    <w:p w14:paraId="4D23A404"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Cardinality: 1 : M (One payment may have multiple installments)</w:t>
      </w:r>
    </w:p>
    <w:p w14:paraId="6B58184C"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Participation: Partial for Payment, Total for Installment</w:t>
      </w:r>
    </w:p>
    <w:p w14:paraId="2DA91C90"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Assumption: Not all payments are split into installments, but each installment must belong to a valid payment.</w:t>
      </w:r>
    </w:p>
    <w:p w14:paraId="4BB98B04"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Insurance Coverage (Covered_By):</w:t>
      </w:r>
    </w:p>
    <w:p w14:paraId="2816F5F7"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Cardinality: M : N (Many patients can be covered by many insurance providers)</w:t>
      </w:r>
    </w:p>
    <w:p w14:paraId="13E6D295"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lastRenderedPageBreak/>
        <w:t>Participation: Partial on both Patient and Insurance</w:t>
      </w:r>
    </w:p>
    <w:p w14:paraId="19296D68"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Assumption: Some patients may not have insurance, and some insurance plans may not be used by any patient.</w:t>
      </w:r>
    </w:p>
    <w:p w14:paraId="6556E900" w14:textId="3D60D672"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Patient Referral (Refer</w:t>
      </w:r>
      <w:r>
        <w:rPr>
          <w:rFonts w:asciiTheme="majorHAnsi" w:eastAsiaTheme="minorHAnsi" w:hAnsiTheme="majorHAnsi" w:cstheme="minorBidi"/>
          <w:sz w:val="28"/>
          <w:szCs w:val="28"/>
          <w:lang w:val="en-US"/>
        </w:rPr>
        <w:t>ral</w:t>
      </w:r>
      <w:r w:rsidRPr="004533BA">
        <w:rPr>
          <w:rFonts w:asciiTheme="majorHAnsi" w:eastAsiaTheme="minorHAnsi" w:hAnsiTheme="majorHAnsi" w:cstheme="minorBidi"/>
          <w:sz w:val="28"/>
          <w:szCs w:val="28"/>
          <w:lang w:val="en-US"/>
        </w:rPr>
        <w:t>):</w:t>
      </w:r>
    </w:p>
    <w:p w14:paraId="52358402"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Cardinality: 1 : M (One patient can refer many others; recursive)</w:t>
      </w:r>
    </w:p>
    <w:p w14:paraId="6A1626DA"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Participation: Partial on both ends</w:t>
      </w:r>
    </w:p>
    <w:p w14:paraId="6EDD6923" w14:textId="77777777" w:rsidR="004533BA" w:rsidRPr="004533BA" w:rsidRDefault="004533BA" w:rsidP="004533BA">
      <w:pPr>
        <w:pStyle w:val="NormalWeb"/>
        <w:numPr>
          <w:ilvl w:val="0"/>
          <w:numId w:val="14"/>
        </w:numPr>
        <w:rPr>
          <w:rFonts w:asciiTheme="majorHAnsi" w:eastAsiaTheme="minorHAnsi" w:hAnsiTheme="majorHAnsi" w:cstheme="minorBidi"/>
          <w:sz w:val="28"/>
          <w:szCs w:val="28"/>
          <w:lang w:val="en-US"/>
        </w:rPr>
      </w:pPr>
      <w:r w:rsidRPr="004533BA">
        <w:rPr>
          <w:rFonts w:asciiTheme="majorHAnsi" w:eastAsiaTheme="minorHAnsi" w:hAnsiTheme="majorHAnsi" w:cstheme="minorBidi"/>
          <w:sz w:val="28"/>
          <w:szCs w:val="28"/>
          <w:lang w:val="en-US"/>
        </w:rPr>
        <w:t>Assumption: Referrals are optional. A patient may refer another or be referred, but this is not required.</w:t>
      </w:r>
    </w:p>
    <w:p w14:paraId="06CCBF92" w14:textId="3F174BCA" w:rsidR="004533BA" w:rsidRPr="004533BA" w:rsidRDefault="004533BA" w:rsidP="004533BA">
      <w:pPr>
        <w:pStyle w:val="NormalWeb"/>
        <w:ind w:left="720"/>
        <w:rPr>
          <w:rFonts w:asciiTheme="majorHAnsi" w:eastAsiaTheme="minorHAnsi" w:hAnsiTheme="majorHAnsi" w:cstheme="minorBidi"/>
          <w:sz w:val="28"/>
          <w:szCs w:val="28"/>
          <w:lang w:val="en-US"/>
        </w:rPr>
      </w:pPr>
    </w:p>
    <w:p w14:paraId="2468A8B2" w14:textId="77777777" w:rsidR="007B40AB" w:rsidRDefault="007B40AB" w:rsidP="00214CF9"/>
    <w:p w14:paraId="0194C49A" w14:textId="3A2B264A" w:rsidR="00E06F2C" w:rsidRDefault="00E06F2C" w:rsidP="00214CF9">
      <w:pPr>
        <w:sectPr w:rsidR="00E06F2C" w:rsidSect="00EA69D9">
          <w:footerReference w:type="default" r:id="rId7"/>
          <w:pgSz w:w="12240" w:h="15840"/>
          <w:pgMar w:top="720" w:right="720" w:bottom="720" w:left="720" w:header="720" w:footer="720" w:gutter="0"/>
          <w:cols w:space="720"/>
          <w:docGrid w:linePitch="360"/>
        </w:sectPr>
      </w:pPr>
    </w:p>
    <w:p w14:paraId="421A2DEA" w14:textId="536917C8" w:rsidR="000F4813" w:rsidRDefault="000F4813" w:rsidP="00214CF9">
      <w:pPr>
        <w:pStyle w:val="Heading1"/>
      </w:pPr>
      <w:r>
        <w:lastRenderedPageBreak/>
        <w:t>EER Modeling Diagram</w:t>
      </w:r>
    </w:p>
    <w:p w14:paraId="54C6EC09" w14:textId="380DDA52" w:rsidR="00473EAA" w:rsidRDefault="007B40AB" w:rsidP="00214CF9">
      <w:r>
        <w:rPr>
          <w:noProof/>
          <w:lang w:val="en-CA" w:eastAsia="en-CA"/>
        </w:rPr>
        <mc:AlternateContent>
          <mc:Choice Requires="wpc">
            <w:drawing>
              <wp:inline distT="0" distB="0" distL="0" distR="0" wp14:anchorId="205EDEB4" wp14:editId="2ABE7384">
                <wp:extent cx="6811645" cy="8424914"/>
                <wp:effectExtent l="0" t="0" r="8255" b="8255"/>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lumMod val="95000"/>
                          </a:schemeClr>
                        </a:solidFill>
                      </wpc:bg>
                      <wpc:whole>
                        <a:ln>
                          <a:solidFill>
                            <a:schemeClr val="bg1">
                              <a:lumMod val="85000"/>
                            </a:schemeClr>
                          </a:solidFill>
                        </a:ln>
                      </wpc:whole>
                      <wps:wsp>
                        <wps:cNvPr id="2" name="Rectangle 2"/>
                        <wps:cNvSpPr/>
                        <wps:spPr>
                          <a:xfrm>
                            <a:off x="1281917" y="4453804"/>
                            <a:ext cx="578932" cy="366842"/>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893D90" w14:textId="233DCC07" w:rsidR="00473EAA" w:rsidRPr="00913B0E" w:rsidRDefault="00317484" w:rsidP="00214CF9">
                              <w:pPr>
                                <w:rPr>
                                  <w:color w:val="000000" w:themeColor="text1"/>
                                  <w:lang w:val="en-CA"/>
                                </w:rPr>
                              </w:pPr>
                              <w:r>
                                <w:rPr>
                                  <w:color w:val="000000" w:themeColor="text1"/>
                                  <w:lang w:val="en-CA"/>
                                </w:rPr>
                                <w:t>Dentist</w:t>
                              </w:r>
                            </w:p>
                          </w:txbxContent>
                        </wps:txbx>
                        <wps:bodyPr rot="0" spcFirstLastPara="0" vertOverflow="overflow" horzOverflow="overflow" vert="horz" wrap="none" lIns="102776" tIns="102776" rIns="102776" bIns="102776" numCol="1" spcCol="0" rtlCol="0" fromWordArt="0" anchor="ctr" anchorCtr="0" forceAA="0" compatLnSpc="1">
                          <a:prstTxWarp prst="textNoShape">
                            <a:avLst/>
                          </a:prstTxWarp>
                          <a:spAutoFit/>
                        </wps:bodyPr>
                      </wps:wsp>
                      <wps:wsp>
                        <wps:cNvPr id="3" name="Rectangle 3"/>
                        <wps:cNvSpPr/>
                        <wps:spPr>
                          <a:xfrm>
                            <a:off x="3884015" y="7192401"/>
                            <a:ext cx="818327" cy="398592"/>
                          </a:xfrm>
                          <a:prstGeom prst="rect">
                            <a:avLst/>
                          </a:prstGeom>
                          <a:noFill/>
                          <a:ln w="381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6C2FC5" w14:textId="776BB7C2" w:rsidR="00473EAA" w:rsidRPr="001A2E5F" w:rsidRDefault="001A2E5F" w:rsidP="00214CF9">
                              <w:pPr>
                                <w:rPr>
                                  <w:color w:val="000000" w:themeColor="text1"/>
                                  <w:lang w:val="en-CA"/>
                                </w:rPr>
                              </w:pPr>
                              <w:r>
                                <w:rPr>
                                  <w:color w:val="000000" w:themeColor="text1"/>
                                  <w:lang w:val="en-CA"/>
                                </w:rPr>
                                <w:t>Installment</w:t>
                              </w:r>
                            </w:p>
                          </w:txbxContent>
                        </wps:txbx>
                        <wps:bodyPr rot="0" spcFirstLastPara="0" vert="horz" wrap="none" lIns="102776" tIns="102776" rIns="102776" bIns="102776" numCol="1" spcCol="0" rtlCol="0" fromWordArt="0" anchor="ctr" anchorCtr="0" forceAA="0" compatLnSpc="1">
                          <a:prstTxWarp prst="textNoShape">
                            <a:avLst/>
                          </a:prstTxWarp>
                          <a:spAutoFit/>
                        </wps:bodyPr>
                      </wps:wsp>
                      <wps:wsp>
                        <wps:cNvPr id="4" name="Straight Connector 4"/>
                        <wps:cNvCnPr/>
                        <wps:spPr>
                          <a:xfrm>
                            <a:off x="2148629" y="1659220"/>
                            <a:ext cx="46445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4691483" y="5581171"/>
                            <a:ext cx="0" cy="343830"/>
                          </a:xfrm>
                          <a:prstGeom prst="line">
                            <a:avLst/>
                          </a:prstGeom>
                          <a:ln w="3810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Flowchart: Decision 6"/>
                        <wps:cNvSpPr/>
                        <wps:spPr>
                          <a:xfrm>
                            <a:off x="4274613" y="5228471"/>
                            <a:ext cx="724367" cy="335279"/>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4B07E0" w14:textId="29CA7D99" w:rsidR="005F0F89" w:rsidRPr="00A43E72" w:rsidRDefault="00A43E72" w:rsidP="00214CF9">
                              <w:pPr>
                                <w:rPr>
                                  <w:color w:val="000000" w:themeColor="text1"/>
                                  <w:lang w:val="en-CA"/>
                                </w:rPr>
                              </w:pPr>
                              <w:r>
                                <w:rPr>
                                  <w:color w:val="000000" w:themeColor="text1"/>
                                  <w:lang w:val="en-CA"/>
                                </w:rPr>
                                <w:t>Has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7" name="Flowchart: Decision 7"/>
                        <wps:cNvSpPr/>
                        <wps:spPr>
                          <a:xfrm>
                            <a:off x="3884015" y="6503107"/>
                            <a:ext cx="929640" cy="386080"/>
                          </a:xfrm>
                          <a:prstGeom prst="flowChartDecision">
                            <a:avLst/>
                          </a:prstGeom>
                          <a:noFill/>
                          <a:ln w="381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5B5E80" w14:textId="6FD43820" w:rsidR="005F0F89" w:rsidRPr="00A43E72" w:rsidRDefault="00A43E72" w:rsidP="00214CF9">
                              <w:pPr>
                                <w:rPr>
                                  <w:color w:val="000000" w:themeColor="text1"/>
                                  <w:lang w:val="en-CA"/>
                                </w:rPr>
                              </w:pPr>
                              <w:r>
                                <w:rPr>
                                  <w:color w:val="000000" w:themeColor="text1"/>
                                  <w:lang w:val="en-CA"/>
                                </w:rPr>
                                <w:t>Split</w:t>
                              </w:r>
                              <w:r w:rsidR="001A6123">
                                <w:rPr>
                                  <w:color w:val="000000" w:themeColor="text1"/>
                                  <w:lang w:val="en-CA"/>
                                </w:rPr>
                                <w:t>Into</w:t>
                              </w:r>
                            </w:p>
                          </w:txbxContent>
                        </wps:txbx>
                        <wps:bodyPr rot="0" spcFirstLastPara="0" vert="horz" wrap="none" lIns="0" tIns="0" rIns="0" bIns="0" numCol="1" spcCol="0" rtlCol="0" fromWordArt="0" anchor="ctr" anchorCtr="0" forceAA="0" compatLnSpc="1">
                          <a:prstTxWarp prst="textNoShape">
                            <a:avLst/>
                          </a:prstTxWarp>
                          <a:spAutoFit/>
                        </wps:bodyPr>
                      </wps:wsp>
                      <wps:wsp>
                        <wps:cNvPr id="8" name="Oval 8"/>
                        <wps:cNvSpPr/>
                        <wps:spPr>
                          <a:xfrm>
                            <a:off x="1008300" y="642730"/>
                            <a:ext cx="803733" cy="23707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EE37D6" w14:textId="54611FF6" w:rsidR="005F0F89" w:rsidRPr="00EF6A33" w:rsidRDefault="00EF6A33" w:rsidP="00214CF9">
                              <w:pPr>
                                <w:rPr>
                                  <w:color w:val="000000" w:themeColor="text1"/>
                                  <w:lang w:val="en-CA"/>
                                </w:rPr>
                              </w:pPr>
                              <w:r>
                                <w:rPr>
                                  <w:color w:val="000000" w:themeColor="text1"/>
                                  <w:lang w:val="en-CA"/>
                                </w:rPr>
                                <w:t>Name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Straight Connector 11"/>
                        <wps:cNvCnPr/>
                        <wps:spPr>
                          <a:xfrm>
                            <a:off x="167763" y="7415514"/>
                            <a:ext cx="414960"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flipH="1" flipV="1">
                            <a:off x="1274702" y="879809"/>
                            <a:ext cx="192483" cy="58598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flipH="1">
                            <a:off x="5757468" y="7707333"/>
                            <a:ext cx="653283"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5" name="Text Box 15"/>
                        <wps:cNvSpPr txBox="1"/>
                        <wps:spPr>
                          <a:xfrm>
                            <a:off x="2566210" y="1421336"/>
                            <a:ext cx="113665" cy="161290"/>
                          </a:xfrm>
                          <a:prstGeom prst="rect">
                            <a:avLst/>
                          </a:prstGeom>
                          <a:noFill/>
                          <a:ln w="6350">
                            <a:noFill/>
                          </a:ln>
                        </wps:spPr>
                        <wps:txbx>
                          <w:txbxContent>
                            <w:p w14:paraId="6E063520" w14:textId="4CD0C33B" w:rsidR="00D02E80" w:rsidRDefault="00D02E80" w:rsidP="00214CF9">
                              <w:r>
                                <w:t>M</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6" name="Text Box 15"/>
                        <wps:cNvSpPr txBox="1"/>
                        <wps:spPr>
                          <a:xfrm>
                            <a:off x="4511832" y="1449223"/>
                            <a:ext cx="87630" cy="161290"/>
                          </a:xfrm>
                          <a:prstGeom prst="rect">
                            <a:avLst/>
                          </a:prstGeom>
                          <a:noFill/>
                          <a:ln w="6350">
                            <a:noFill/>
                          </a:ln>
                        </wps:spPr>
                        <wps:txbx>
                          <w:txbxContent>
                            <w:p w14:paraId="0EC7DD51" w14:textId="3021A8FA" w:rsidR="00D02E80" w:rsidRDefault="00D02E80" w:rsidP="00214CF9">
                              <w:pPr>
                                <w:rPr>
                                  <w:sz w:val="24"/>
                                  <w:szCs w:val="24"/>
                                </w:rPr>
                              </w:pPr>
                              <w:r>
                                <w:t>N</w:t>
                              </w:r>
                            </w:p>
                          </w:txbxContent>
                        </wps:txbx>
                        <wps:bodyPr rot="0" spcFirstLastPara="0" vert="horz" wrap="none" lIns="0" tIns="0" rIns="0" bIns="0" numCol="1" spcCol="0" rtlCol="0" fromWordArt="0" anchor="t" anchorCtr="0" forceAA="0" compatLnSpc="1">
                          <a:prstTxWarp prst="textNoShape">
                            <a:avLst/>
                          </a:prstTxWarp>
                          <a:spAutoFit/>
                        </wps:bodyPr>
                      </wps:wsp>
                      <wps:wsp>
                        <wps:cNvPr id="17" name="Text Box 15"/>
                        <wps:cNvSpPr txBox="1"/>
                        <wps:spPr>
                          <a:xfrm>
                            <a:off x="2279155" y="4377870"/>
                            <a:ext cx="71120" cy="161290"/>
                          </a:xfrm>
                          <a:prstGeom prst="rect">
                            <a:avLst/>
                          </a:prstGeom>
                          <a:noFill/>
                          <a:ln w="6350">
                            <a:noFill/>
                          </a:ln>
                        </wps:spPr>
                        <wps:txbx>
                          <w:txbxContent>
                            <w:p w14:paraId="75F74D8A" w14:textId="2D200AF0" w:rsidR="00D02E80" w:rsidRDefault="00D02E80" w:rsidP="00214CF9">
                              <w:pPr>
                                <w:rPr>
                                  <w:sz w:val="24"/>
                                  <w:szCs w:val="24"/>
                                </w:rPr>
                              </w:pPr>
                              <w: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49" name="Straight Connector 49"/>
                        <wps:cNvCnPr>
                          <a:stCxn id="1357567549" idx="1"/>
                          <a:endCxn id="630006557" idx="1"/>
                        </wps:cNvCnPr>
                        <wps:spPr>
                          <a:xfrm flipH="1">
                            <a:off x="3601688" y="4451066"/>
                            <a:ext cx="481726" cy="91785"/>
                          </a:xfrm>
                          <a:prstGeom prst="line">
                            <a:avLst/>
                          </a:prstGeom>
                          <a:ln w="317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7567549" name="Rectangle 1357567549"/>
                        <wps:cNvSpPr/>
                        <wps:spPr>
                          <a:xfrm>
                            <a:off x="4083414" y="4212448"/>
                            <a:ext cx="924919" cy="47786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D1FFD7" w14:textId="6CE42D1E" w:rsidR="00CB53A6" w:rsidRPr="001A2E5F" w:rsidRDefault="001A2E5F" w:rsidP="00CB53A6">
                              <w:pPr>
                                <w:rPr>
                                  <w:rFonts w:ascii="Calibri Light" w:eastAsia="Calibri" w:hAnsi="Calibri Light" w:cs="Arial"/>
                                  <w:color w:val="000000"/>
                                  <w:lang w:val="en-CA"/>
                                </w:rPr>
                              </w:pPr>
                              <w:r>
                                <w:rPr>
                                  <w:rFonts w:ascii="Calibri Light" w:eastAsia="Calibri" w:hAnsi="Calibri Light" w:cs="Arial"/>
                                  <w:color w:val="000000"/>
                                  <w:lang w:val="en-CA"/>
                                </w:rPr>
                                <w:t>Appointment</w:t>
                              </w:r>
                            </w:p>
                          </w:txbxContent>
                        </wps:txbx>
                        <wps:bodyPr rot="0" spcFirstLastPara="0" vert="horz" wrap="square" lIns="102776" tIns="102776" rIns="102776" bIns="102776" numCol="1" spcCol="0" rtlCol="0" fromWordArt="0" anchor="ctr" anchorCtr="0" forceAA="0" compatLnSpc="1">
                          <a:prstTxWarp prst="textNoShape">
                            <a:avLst/>
                          </a:prstTxWarp>
                          <a:noAutofit/>
                        </wps:bodyPr>
                      </wps:wsp>
                      <wps:wsp>
                        <wps:cNvPr id="89246839" name="Rectangle 89246839"/>
                        <wps:cNvSpPr/>
                        <wps:spPr>
                          <a:xfrm>
                            <a:off x="1275148" y="1476022"/>
                            <a:ext cx="873481" cy="36639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76960F" w14:textId="77777777" w:rsidR="00CB53A6" w:rsidRDefault="00CB53A6" w:rsidP="00CB53A6">
                              <w:pPr>
                                <w:rPr>
                                  <w:rFonts w:ascii="Calibri Light" w:eastAsia="Calibri" w:hAnsi="Calibri Light" w:cs="Arial"/>
                                  <w:color w:val="000000"/>
                                </w:rPr>
                              </w:pPr>
                              <w:r>
                                <w:rPr>
                                  <w:rFonts w:ascii="Calibri Light" w:eastAsia="Calibri" w:hAnsi="Calibri Light" w:cs="Arial"/>
                                  <w:color w:val="000000"/>
                                </w:rPr>
                                <w:t>Patient</w:t>
                              </w:r>
                            </w:p>
                          </w:txbxContent>
                        </wps:txbx>
                        <wps:bodyPr rot="0" spcFirstLastPara="0" vert="horz" wrap="square" lIns="102776" tIns="102776" rIns="102776" bIns="102776" numCol="1" spcCol="0" rtlCol="0" fromWordArt="0" anchor="ctr" anchorCtr="0" forceAA="0" compatLnSpc="1">
                          <a:prstTxWarp prst="textNoShape">
                            <a:avLst/>
                          </a:prstTxWarp>
                          <a:spAutoFit/>
                        </wps:bodyPr>
                      </wps:wsp>
                      <wps:wsp>
                        <wps:cNvPr id="1583632791" name="Oval 1583632791"/>
                        <wps:cNvSpPr/>
                        <wps:spPr>
                          <a:xfrm>
                            <a:off x="285096" y="784135"/>
                            <a:ext cx="803910" cy="30314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CB0978" w14:textId="758E930F" w:rsidR="0018643A" w:rsidRPr="00EF6A33" w:rsidRDefault="00EF6A3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PatientID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24127273" name="Oval 2024127273"/>
                        <wps:cNvSpPr/>
                        <wps:spPr>
                          <a:xfrm>
                            <a:off x="1851728" y="924825"/>
                            <a:ext cx="1131295"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C3B20B" w14:textId="79375191" w:rsidR="0018643A" w:rsidRPr="00EF6A33" w:rsidRDefault="00EF6A33" w:rsidP="0018643A">
                              <w:pPr>
                                <w:rPr>
                                  <w:rFonts w:ascii="Calibri Light" w:eastAsia="Calibri" w:hAnsi="Calibri Light" w:cs="Arial"/>
                                  <w:color w:val="000000" w:themeColor="text1"/>
                                  <w:lang w:val="en-CA"/>
                                </w:rPr>
                              </w:pPr>
                              <w:r w:rsidRPr="00EF6A33">
                                <w:rPr>
                                  <w:rFonts w:ascii="Calibri Light" w:eastAsia="Calibri" w:hAnsi="Calibri Light" w:cs="Arial"/>
                                  <w:color w:val="000000" w:themeColor="text1"/>
                                  <w:lang w:val="en-CA"/>
                                </w:rPr>
                                <w:t>PhoneNumber</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83440453" name="Oval 583440453"/>
                        <wps:cNvSpPr/>
                        <wps:spPr>
                          <a:xfrm rot="10800000" flipV="1">
                            <a:off x="179793" y="1227720"/>
                            <a:ext cx="803910" cy="318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217B9F" w14:textId="61C855E9" w:rsidR="0018643A" w:rsidRPr="00EF6A33" w:rsidRDefault="00EF6A3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Email</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06825601" name="Oval 1506825601"/>
                        <wps:cNvSpPr/>
                        <wps:spPr>
                          <a:xfrm>
                            <a:off x="100017" y="1582633"/>
                            <a:ext cx="908283"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9AA110" w14:textId="50A5A065" w:rsidR="0018643A" w:rsidRPr="00EF6A33" w:rsidRDefault="00EF6A3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DateOfBirth</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80332921" name="Straight Connector 880332921"/>
                        <wps:cNvCnPr>
                          <a:endCxn id="1583632791" idx="5"/>
                        </wps:cNvCnPr>
                        <wps:spPr>
                          <a:xfrm flipH="1" flipV="1">
                            <a:off x="971276" y="1042884"/>
                            <a:ext cx="377257" cy="433138"/>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4654554" name="Straight Connector 434654554"/>
                        <wps:cNvCnPr>
                          <a:stCxn id="89246839" idx="1"/>
                        </wps:cNvCnPr>
                        <wps:spPr>
                          <a:xfrm flipH="1" flipV="1">
                            <a:off x="952521" y="1449304"/>
                            <a:ext cx="322627" cy="209916"/>
                          </a:xfrm>
                          <a:prstGeom prst="line">
                            <a:avLst/>
                          </a:prstGeom>
                          <a:ln/>
                        </wps:spPr>
                        <wps:style>
                          <a:lnRef idx="1">
                            <a:schemeClr val="dk1"/>
                          </a:lnRef>
                          <a:fillRef idx="0">
                            <a:schemeClr val="dk1"/>
                          </a:fillRef>
                          <a:effectRef idx="0">
                            <a:schemeClr val="dk1"/>
                          </a:effectRef>
                          <a:fontRef idx="minor">
                            <a:schemeClr val="tx1"/>
                          </a:fontRef>
                        </wps:style>
                        <wps:bodyPr/>
                      </wps:wsp>
                      <wps:wsp>
                        <wps:cNvPr id="255536998" name="Straight Connector 255536998"/>
                        <wps:cNvCnPr>
                          <a:endCxn id="1506825601" idx="6"/>
                        </wps:cNvCnPr>
                        <wps:spPr>
                          <a:xfrm flipH="1" flipV="1">
                            <a:off x="1008300" y="1734081"/>
                            <a:ext cx="266402" cy="40748"/>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6461777" name="Straight Connector 1706461777"/>
                        <wps:cNvCnPr>
                          <a:stCxn id="2024127273" idx="3"/>
                        </wps:cNvCnPr>
                        <wps:spPr>
                          <a:xfrm flipH="1">
                            <a:off x="1742911" y="1183362"/>
                            <a:ext cx="274491" cy="30183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69066936" name="Rectangle 1669066936"/>
                        <wps:cNvSpPr/>
                        <wps:spPr>
                          <a:xfrm>
                            <a:off x="4367049" y="5921392"/>
                            <a:ext cx="663387" cy="366842"/>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787F3C" w14:textId="022F467A" w:rsidR="0018643A" w:rsidRDefault="0018643A" w:rsidP="0018643A">
                              <w:pPr>
                                <w:rPr>
                                  <w:rFonts w:ascii="Calibri Light" w:eastAsia="Calibri" w:hAnsi="Calibri Light" w:cs="Arial"/>
                                  <w:color w:val="000000"/>
                                </w:rPr>
                              </w:pPr>
                              <w:r>
                                <w:rPr>
                                  <w:rFonts w:ascii="Calibri Light" w:eastAsia="Calibri" w:hAnsi="Calibri Light" w:cs="Arial"/>
                                  <w:color w:val="000000"/>
                                </w:rPr>
                                <w:t>Pa</w:t>
                              </w:r>
                              <w:r w:rsidR="007238F4">
                                <w:rPr>
                                  <w:rFonts w:ascii="Calibri Light" w:eastAsia="Calibri" w:hAnsi="Calibri Light" w:cs="Arial"/>
                                  <w:color w:val="000000"/>
                                </w:rPr>
                                <w:t>yment</w:t>
                              </w:r>
                            </w:p>
                          </w:txbxContent>
                        </wps:txbx>
                        <wps:bodyPr rot="0" spcFirstLastPara="0" vert="horz" wrap="none" lIns="102776" tIns="102776" rIns="102776" bIns="102776" numCol="1" spcCol="0" rtlCol="0" fromWordArt="0" anchor="ctr" anchorCtr="0" forceAA="0" compatLnSpc="1">
                          <a:prstTxWarp prst="textNoShape">
                            <a:avLst/>
                          </a:prstTxWarp>
                          <a:spAutoFit/>
                        </wps:bodyPr>
                      </wps:wsp>
                      <wps:wsp>
                        <wps:cNvPr id="1160158964" name="Straight Connector 1160158964"/>
                        <wps:cNvCnPr/>
                        <wps:spPr>
                          <a:xfrm flipV="1">
                            <a:off x="4677479" y="4690605"/>
                            <a:ext cx="0" cy="55528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4258227" name="Straight Connector 1564258227"/>
                        <wps:cNvCnPr/>
                        <wps:spPr>
                          <a:xfrm flipH="1" flipV="1">
                            <a:off x="4787928" y="4690605"/>
                            <a:ext cx="460331" cy="26191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0181604" name="Straight Connector 1940181604"/>
                        <wps:cNvCnPr/>
                        <wps:spPr>
                          <a:xfrm flipH="1" flipV="1">
                            <a:off x="5008333" y="4622999"/>
                            <a:ext cx="389918" cy="11718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062813" name="Straight Connector 212062813"/>
                        <wps:cNvCnPr/>
                        <wps:spPr>
                          <a:xfrm flipH="1">
                            <a:off x="5008333" y="4483891"/>
                            <a:ext cx="389918" cy="61077"/>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6850154" name="Straight Connector 506850154"/>
                        <wps:cNvCnPr/>
                        <wps:spPr>
                          <a:xfrm flipH="1">
                            <a:off x="5008333" y="4122058"/>
                            <a:ext cx="389918" cy="290373"/>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656536" name="Straight Connector 122656536"/>
                        <wps:cNvCnPr/>
                        <wps:spPr>
                          <a:xfrm flipH="1">
                            <a:off x="4919065" y="3877188"/>
                            <a:ext cx="226507" cy="33872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1867817" name="Oval 541867817"/>
                        <wps:cNvSpPr/>
                        <wps:spPr>
                          <a:xfrm>
                            <a:off x="4942279" y="3598143"/>
                            <a:ext cx="1259882"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E5919" w14:textId="67860973"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AppointmentID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44636211" name="Oval 1944636211"/>
                        <wps:cNvSpPr/>
                        <wps:spPr>
                          <a:xfrm>
                            <a:off x="5347701" y="3909570"/>
                            <a:ext cx="1372931"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8DD719" w14:textId="6C546A02"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AppointmentTime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65243847" name="Oval 1565243847"/>
                        <wps:cNvSpPr/>
                        <wps:spPr>
                          <a:xfrm>
                            <a:off x="5383977" y="4319495"/>
                            <a:ext cx="746479" cy="22515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D3EB1F" w14:textId="60CFB377"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Status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86357148" name="Oval 1286357148"/>
                        <wps:cNvSpPr/>
                        <wps:spPr>
                          <a:xfrm>
                            <a:off x="5398250" y="4621035"/>
                            <a:ext cx="1395641"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4820C8" w14:textId="047ACBF6"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AppointmentDate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780285959" name="Oval 1780285959"/>
                        <wps:cNvSpPr/>
                        <wps:spPr>
                          <a:xfrm rot="950058">
                            <a:off x="5171644" y="4924576"/>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38FBF9" w14:textId="387AE7BC"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Notes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30006557" name="Flowchart: Decision 6"/>
                        <wps:cNvSpPr/>
                        <wps:spPr>
                          <a:xfrm rot="10800000" flipV="1">
                            <a:off x="2416778" y="4350764"/>
                            <a:ext cx="1184910" cy="384811"/>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E1DFC4" w14:textId="630709EB" w:rsidR="0018643A" w:rsidRPr="00A43E72" w:rsidRDefault="00A43E72"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AssignedTo</w:t>
                              </w:r>
                            </w:p>
                          </w:txbxContent>
                        </wps:txbx>
                        <wps:bodyPr rot="0" spcFirstLastPara="0" vert="horz" wrap="none" lIns="0" tIns="0" rIns="0" bIns="0" numCol="1" spcCol="0" rtlCol="0" fromWordArt="0" anchor="ctr" anchorCtr="0" forceAA="0" compatLnSpc="1">
                          <a:prstTxWarp prst="textNoShape">
                            <a:avLst/>
                          </a:prstTxWarp>
                          <a:noAutofit/>
                        </wps:bodyPr>
                      </wps:wsp>
                      <wps:wsp>
                        <wps:cNvPr id="1472866506" name="Flowchart: Decision 6"/>
                        <wps:cNvSpPr/>
                        <wps:spPr>
                          <a:xfrm>
                            <a:off x="2655638" y="1502660"/>
                            <a:ext cx="1807127" cy="33528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436B74" w14:textId="4E6742E6" w:rsidR="00EF6A33" w:rsidRPr="00A43E72" w:rsidRDefault="00A43E72"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CoveredBy</w:t>
                              </w:r>
                            </w:p>
                          </w:txbxContent>
                        </wps:txbx>
                        <wps:bodyPr rot="0" spcFirstLastPara="0" vert="horz" wrap="square" lIns="0" tIns="0" rIns="0" bIns="0" numCol="1" spcCol="0" rtlCol="0" fromWordArt="0" anchor="ctr" anchorCtr="0" forceAA="0" compatLnSpc="1">
                          <a:prstTxWarp prst="textNoShape">
                            <a:avLst/>
                          </a:prstTxWarp>
                          <a:spAutoFit/>
                        </wps:bodyPr>
                      </wps:wsp>
                      <wps:wsp>
                        <wps:cNvPr id="2094671685" name="Rectangle 2094671685"/>
                        <wps:cNvSpPr/>
                        <wps:spPr>
                          <a:xfrm>
                            <a:off x="4787928" y="1484572"/>
                            <a:ext cx="859155" cy="47752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525DAB" w14:textId="1B7062EE" w:rsidR="00EF6A33" w:rsidRPr="00BB6F1A" w:rsidRDefault="00BB6F1A" w:rsidP="00EF6A33">
                              <w:pPr>
                                <w:rPr>
                                  <w:rFonts w:ascii="Calibri Light" w:eastAsia="Calibri" w:hAnsi="Calibri Light" w:cs="Arial"/>
                                  <w:color w:val="000000"/>
                                  <w:lang w:val="en-CA"/>
                                </w:rPr>
                              </w:pPr>
                              <w:r>
                                <w:rPr>
                                  <w:rFonts w:ascii="Calibri Light" w:eastAsia="Calibri" w:hAnsi="Calibri Light" w:cs="Arial"/>
                                  <w:color w:val="000000"/>
                                  <w:lang w:val="en-CA"/>
                                </w:rPr>
                                <w:t>Insurance</w:t>
                              </w:r>
                            </w:p>
                          </w:txbxContent>
                        </wps:txbx>
                        <wps:bodyPr rot="0" spcFirstLastPara="0" vert="horz" wrap="square" lIns="102776" tIns="102776" rIns="102776" bIns="102776" numCol="1" spcCol="0" rtlCol="0" fromWordArt="0" anchor="ctr" anchorCtr="0" forceAA="0" compatLnSpc="1">
                          <a:prstTxWarp prst="textNoShape">
                            <a:avLst/>
                          </a:prstTxWarp>
                          <a:noAutofit/>
                        </wps:bodyPr>
                      </wps:wsp>
                      <wps:wsp>
                        <wps:cNvPr id="1265504998" name="Straight Connector 1265504998"/>
                        <wps:cNvCnPr>
                          <a:stCxn id="2001794565" idx="1"/>
                        </wps:cNvCnPr>
                        <wps:spPr>
                          <a:xfrm flipH="1" flipV="1">
                            <a:off x="2063476" y="1849540"/>
                            <a:ext cx="134686" cy="6558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1794565" name="Flowchart: Decision 6"/>
                        <wps:cNvSpPr/>
                        <wps:spPr>
                          <a:xfrm rot="10800000" flipV="1">
                            <a:off x="1371392" y="2274453"/>
                            <a:ext cx="826770" cy="46228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CC545E" w14:textId="73A1C7E1" w:rsidR="00EF6A33" w:rsidRPr="001A6123" w:rsidRDefault="001A6123"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Refferal</w:t>
                              </w:r>
                            </w:p>
                          </w:txbxContent>
                        </wps:txbx>
                        <wps:bodyPr rot="0" spcFirstLastPara="0" vert="horz" wrap="none" lIns="0" tIns="0" rIns="0" bIns="0" numCol="1" spcCol="0" rtlCol="0" fromWordArt="0" anchor="ctr" anchorCtr="0" forceAA="0" compatLnSpc="1">
                          <a:prstTxWarp prst="textNoShape">
                            <a:avLst/>
                          </a:prstTxWarp>
                          <a:noAutofit/>
                        </wps:bodyPr>
                      </wps:wsp>
                      <wps:wsp>
                        <wps:cNvPr id="1257688099" name="Oval 1257688099"/>
                        <wps:cNvSpPr/>
                        <wps:spPr>
                          <a:xfrm>
                            <a:off x="285097" y="3086551"/>
                            <a:ext cx="131698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21F95C" w14:textId="1DC726F5" w:rsidR="00EF6A33" w:rsidRPr="00BB6F1A" w:rsidRDefault="00BB6F1A"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RelationshipType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782513033" name="Oval 1782513033"/>
                        <wps:cNvSpPr/>
                        <wps:spPr>
                          <a:xfrm>
                            <a:off x="1851729" y="3106531"/>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7683C5" w14:textId="5E552110" w:rsidR="00EF6A33" w:rsidRPr="00BB6F1A" w:rsidRDefault="00BB6F1A"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ReferrralDte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08145500" name="Straight Connector 1808145500"/>
                        <wps:cNvCnPr/>
                        <wps:spPr>
                          <a:xfrm flipV="1">
                            <a:off x="1230607" y="2632231"/>
                            <a:ext cx="371469" cy="4543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3432443" name="Straight Connector 663432443"/>
                        <wps:cNvCnPr/>
                        <wps:spPr>
                          <a:xfrm flipH="1" flipV="1">
                            <a:off x="1851729" y="2632231"/>
                            <a:ext cx="343255" cy="455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4004333" name="Flowchart: Decision 6"/>
                        <wps:cNvSpPr/>
                        <wps:spPr>
                          <a:xfrm>
                            <a:off x="2598032" y="2739794"/>
                            <a:ext cx="1550671" cy="486797"/>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41DA54" w14:textId="44E87824" w:rsidR="00EF6A33" w:rsidRPr="00A43E72" w:rsidRDefault="00A43E72"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Books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37298801" name="Straight Connector 1237298801"/>
                        <wps:cNvCnPr/>
                        <wps:spPr>
                          <a:xfrm flipH="1" flipV="1">
                            <a:off x="3716065" y="3106299"/>
                            <a:ext cx="821797" cy="1080794"/>
                          </a:xfrm>
                          <a:prstGeom prst="line">
                            <a:avLst/>
                          </a:prstGeom>
                          <a:ln w="317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5901075" name="Straight Connector 2105901075"/>
                        <wps:cNvCnPr/>
                        <wps:spPr>
                          <a:xfrm flipV="1">
                            <a:off x="4274613" y="6291396"/>
                            <a:ext cx="312765" cy="2498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447253" name="Straight Connector 110447253"/>
                        <wps:cNvCnPr/>
                        <wps:spPr>
                          <a:xfrm flipH="1" flipV="1">
                            <a:off x="4388404" y="6889186"/>
                            <a:ext cx="74362" cy="320298"/>
                          </a:xfrm>
                          <a:prstGeom prst="line">
                            <a:avLst/>
                          </a:prstGeom>
                          <a:ln w="317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0100641" name="Straight Connector 900100641"/>
                        <wps:cNvCnPr>
                          <a:endCxn id="2094671685" idx="0"/>
                        </wps:cNvCnPr>
                        <wps:spPr>
                          <a:xfrm>
                            <a:off x="4923346" y="1087278"/>
                            <a:ext cx="294160" cy="397294"/>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3383959" name="Straight Connector 1453383959"/>
                        <wps:cNvCnPr/>
                        <wps:spPr>
                          <a:xfrm flipH="1">
                            <a:off x="5446595" y="1095828"/>
                            <a:ext cx="177009" cy="388744"/>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3648852" name="Straight Connector 1213648852"/>
                        <wps:cNvCnPr>
                          <a:stCxn id="1249722860" idx="3"/>
                        </wps:cNvCnPr>
                        <wps:spPr>
                          <a:xfrm flipH="1">
                            <a:off x="5648013" y="1546467"/>
                            <a:ext cx="254271" cy="15776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0970656" name="Straight Connector 1480970656"/>
                        <wps:cNvCnPr>
                          <a:endCxn id="2075910542" idx="0"/>
                        </wps:cNvCnPr>
                        <wps:spPr>
                          <a:xfrm flipH="1">
                            <a:off x="4462766" y="1969218"/>
                            <a:ext cx="631232" cy="42291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6243651" name="Straight Connector 306243651"/>
                        <wps:cNvCnPr/>
                        <wps:spPr>
                          <a:xfrm>
                            <a:off x="5446595" y="2007127"/>
                            <a:ext cx="177009" cy="36239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4422479" name="Straight Connector 344422479"/>
                        <wps:cNvCnPr>
                          <a:endCxn id="1695782120" idx="6"/>
                        </wps:cNvCnPr>
                        <wps:spPr>
                          <a:xfrm flipH="1">
                            <a:off x="839909" y="1849540"/>
                            <a:ext cx="468467" cy="206034"/>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95782120" name="Oval 1695782120"/>
                        <wps:cNvSpPr/>
                        <wps:spPr>
                          <a:xfrm>
                            <a:off x="35999" y="1904295"/>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30A555" w14:textId="0E44F8AD" w:rsidR="00EF6A33" w:rsidRPr="00BB6F1A" w:rsidRDefault="00BB6F1A" w:rsidP="00EF6A33">
                              <w:pPr>
                                <w:rPr>
                                  <w:rFonts w:ascii="Calibri Light" w:eastAsia="Calibri" w:hAnsi="Calibri Light" w:cs="Arial"/>
                                  <w:color w:val="000000"/>
                                  <w:lang w:val="en-CA"/>
                                </w:rPr>
                              </w:pPr>
                              <w:r>
                                <w:rPr>
                                  <w:rFonts w:ascii="Calibri Light" w:eastAsia="Calibri" w:hAnsi="Calibri Light" w:cs="Arial"/>
                                  <w:color w:val="000000"/>
                                  <w:lang w:val="en-CA"/>
                                </w:rPr>
                                <w:t>Address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49953922" name="Oval 749953922"/>
                        <wps:cNvSpPr/>
                        <wps:spPr>
                          <a:xfrm>
                            <a:off x="4274613" y="879809"/>
                            <a:ext cx="1073140" cy="23707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4B017E" w14:textId="55AAFEDE"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InsuranceID</w:t>
                              </w:r>
                            </w:p>
                          </w:txbxContent>
                        </wps:txbx>
                        <wps:bodyPr rot="0" spcFirstLastPara="0" vert="horz" wrap="square" lIns="0" tIns="0" rIns="0" bIns="0" numCol="1" spcCol="0" rtlCol="0" fromWordArt="0" anchor="ctr" anchorCtr="0" forceAA="0" compatLnSpc="1">
                          <a:prstTxWarp prst="textNoShape">
                            <a:avLst/>
                          </a:prstTxWarp>
                          <a:spAutoFit/>
                        </wps:bodyPr>
                      </wps:wsp>
                      <wps:wsp>
                        <wps:cNvPr id="509251836" name="Oval 509251836"/>
                        <wps:cNvSpPr/>
                        <wps:spPr>
                          <a:xfrm>
                            <a:off x="5284241" y="564791"/>
                            <a:ext cx="1129622" cy="531037"/>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D0AF96" w14:textId="6A807A13"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PolicyNumber</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49722860" name="Oval 1249722860"/>
                        <wps:cNvSpPr/>
                        <wps:spPr>
                          <a:xfrm>
                            <a:off x="5746189" y="1087278"/>
                            <a:ext cx="1065884" cy="53797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871A60" w14:textId="443B589F"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ProviderName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1464671" name="Oval 101464671"/>
                        <wps:cNvSpPr/>
                        <wps:spPr>
                          <a:xfrm>
                            <a:off x="5793645" y="1849696"/>
                            <a:ext cx="926988" cy="4291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4CA078" w14:textId="5F90C56C"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CoveragePercentage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69364308" name="Oval 1869364308"/>
                        <wps:cNvSpPr/>
                        <wps:spPr>
                          <a:xfrm>
                            <a:off x="5087039" y="2369519"/>
                            <a:ext cx="1064573" cy="37159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1EB6F" w14:textId="784A013A"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MaxCoverage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75910542" name="Oval 2075910542"/>
                        <wps:cNvSpPr/>
                        <wps:spPr>
                          <a:xfrm>
                            <a:off x="3917198" y="2392128"/>
                            <a:ext cx="1091136" cy="2370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C0CC0D" w14:textId="5CCEB9F0" w:rsidR="00BB6F1A" w:rsidRDefault="00BB6F1A" w:rsidP="00BB6F1A">
                              <w:pPr>
                                <w:rPr>
                                  <w:rFonts w:ascii="Calibri Light" w:eastAsia="Calibri" w:hAnsi="Calibri Light" w:cs="Arial"/>
                                  <w:color w:val="000000"/>
                                </w:rPr>
                              </w:pPr>
                              <w:r>
                                <w:rPr>
                                  <w:rFonts w:ascii="Calibri Light" w:eastAsia="Calibri" w:hAnsi="Calibri Light" w:cs="Arial"/>
                                  <w:color w:val="000000"/>
                                </w:rPr>
                                <w:t>CoverageType</w:t>
                              </w:r>
                            </w:p>
                          </w:txbxContent>
                        </wps:txbx>
                        <wps:bodyPr rot="0" spcFirstLastPara="0" vert="horz" wrap="square" lIns="0" tIns="0" rIns="0" bIns="0" numCol="1" spcCol="0" rtlCol="0" fromWordArt="0" anchor="ctr" anchorCtr="0" forceAA="0" compatLnSpc="1">
                          <a:prstTxWarp prst="textNoShape">
                            <a:avLst/>
                          </a:prstTxWarp>
                          <a:spAutoFit/>
                        </wps:bodyPr>
                      </wps:wsp>
                      <wps:wsp>
                        <wps:cNvPr id="1660155440" name="Straight Connector 1660155440"/>
                        <wps:cNvCnPr>
                          <a:endCxn id="101464671" idx="2"/>
                        </wps:cNvCnPr>
                        <wps:spPr>
                          <a:xfrm>
                            <a:off x="5652970" y="1849697"/>
                            <a:ext cx="140675" cy="214567"/>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8498465" name="Rectangle 1288498465"/>
                        <wps:cNvSpPr/>
                        <wps:spPr>
                          <a:xfrm>
                            <a:off x="733320" y="6516992"/>
                            <a:ext cx="1136462" cy="398592"/>
                          </a:xfrm>
                          <a:prstGeom prst="rect">
                            <a:avLst/>
                          </a:prstGeom>
                          <a:noFill/>
                          <a:ln w="381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B8BE58" w14:textId="2F911919" w:rsidR="00BB6F1A" w:rsidRPr="001A2E5F" w:rsidRDefault="001A2E5F" w:rsidP="00BB6F1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Dentist_Schedule</w:t>
                              </w:r>
                            </w:p>
                          </w:txbxContent>
                        </wps:txbx>
                        <wps:bodyPr rot="0" spcFirstLastPara="0" vert="horz" wrap="none" lIns="102776" tIns="102776" rIns="102776" bIns="102776" numCol="1" spcCol="0" rtlCol="0" fromWordArt="0" anchor="ctr" anchorCtr="0" forceAA="0" compatLnSpc="1">
                          <a:prstTxWarp prst="textNoShape">
                            <a:avLst/>
                          </a:prstTxWarp>
                          <a:spAutoFit/>
                        </wps:bodyPr>
                      </wps:wsp>
                      <wps:wsp>
                        <wps:cNvPr id="1330585269" name="Flowchart: Decision 7"/>
                        <wps:cNvSpPr/>
                        <wps:spPr>
                          <a:xfrm>
                            <a:off x="1357789" y="5537847"/>
                            <a:ext cx="691784" cy="386079"/>
                          </a:xfrm>
                          <a:prstGeom prst="flowChartDecision">
                            <a:avLst/>
                          </a:prstGeom>
                          <a:noFill/>
                          <a:ln w="381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D25A98" w14:textId="6C15F9FC" w:rsidR="00BB6F1A" w:rsidRPr="00A43E72" w:rsidRDefault="00A43E72" w:rsidP="00BB6F1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Has</w:t>
                              </w:r>
                            </w:p>
                          </w:txbxContent>
                        </wps:txbx>
                        <wps:bodyPr rot="0" spcFirstLastPara="0" vert="horz" wrap="square" lIns="0" tIns="0" rIns="0" bIns="0" numCol="1" spcCol="0" rtlCol="0" fromWordArt="0" anchor="ctr" anchorCtr="0" forceAA="0" compatLnSpc="1">
                          <a:prstTxWarp prst="textNoShape">
                            <a:avLst/>
                          </a:prstTxWarp>
                          <a:spAutoFit/>
                        </wps:bodyPr>
                      </wps:wsp>
                      <wps:wsp>
                        <wps:cNvPr id="1419234875" name="Oval 1419234875"/>
                        <wps:cNvSpPr/>
                        <wps:spPr>
                          <a:xfrm>
                            <a:off x="713295" y="3928521"/>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81E5CA" w14:textId="3E18A903"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06202232" name="Oval 1406202232"/>
                        <wps:cNvSpPr/>
                        <wps:spPr>
                          <a:xfrm>
                            <a:off x="204390" y="4242073"/>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C8EE6A" w14:textId="78785118"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Email</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71383153" name="Oval 1071383153"/>
                        <wps:cNvSpPr/>
                        <wps:spPr>
                          <a:xfrm>
                            <a:off x="145056" y="4621681"/>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D0E3EB" w14:textId="2A62886F"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Specialization</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19972587" name="Oval 1119972587"/>
                        <wps:cNvSpPr/>
                        <wps:spPr>
                          <a:xfrm>
                            <a:off x="1584779" y="3877466"/>
                            <a:ext cx="803910" cy="3352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F5CA00" w14:textId="299EB392"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DentistID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06039504" name="Straight Connector 306039504"/>
                        <wps:cNvCnPr/>
                        <wps:spPr>
                          <a:xfrm flipH="1">
                            <a:off x="1165384" y="4820646"/>
                            <a:ext cx="192405" cy="2547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2143333" name="Straight Connector 1872143333"/>
                        <wps:cNvCnPr/>
                        <wps:spPr>
                          <a:xfrm flipH="1">
                            <a:off x="958871" y="4740179"/>
                            <a:ext cx="34950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2130487" name="Straight Connector 1402130487"/>
                        <wps:cNvCnPr>
                          <a:stCxn id="2" idx="1"/>
                        </wps:cNvCnPr>
                        <wps:spPr>
                          <a:xfrm flipH="1" flipV="1">
                            <a:off x="952521" y="4453804"/>
                            <a:ext cx="329396" cy="183421"/>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34359748" name="Straight Connector 1234359748"/>
                        <wps:cNvCnPr/>
                        <wps:spPr>
                          <a:xfrm flipH="1" flipV="1">
                            <a:off x="1217188" y="4216216"/>
                            <a:ext cx="192405" cy="26767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3871428" name="Oval 1163871428"/>
                        <wps:cNvSpPr/>
                        <wps:spPr>
                          <a:xfrm>
                            <a:off x="145056" y="5009243"/>
                            <a:ext cx="1085551" cy="29336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C24D63" w14:textId="09056392"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PhoneNumber</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43024571" name="Straight Connector 1143024571"/>
                        <wps:cNvCnPr>
                          <a:stCxn id="2" idx="0"/>
                        </wps:cNvCnPr>
                        <wps:spPr>
                          <a:xfrm flipV="1">
                            <a:off x="1571383" y="4216216"/>
                            <a:ext cx="342062" cy="237588"/>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0544275" name="Oval 1620544275"/>
                        <wps:cNvSpPr/>
                        <wps:spPr>
                          <a:xfrm rot="10800000" flipV="1">
                            <a:off x="68373" y="7141673"/>
                            <a:ext cx="803910" cy="38021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9983B" w14:textId="4C978FB5" w:rsidR="00317484" w:rsidRPr="00FB7D0A" w:rsidRDefault="00FB7D0A" w:rsidP="00317484">
                              <w:pPr>
                                <w:rPr>
                                  <w:rFonts w:ascii="Calibri Light" w:eastAsia="Calibri" w:hAnsi="Calibri Light" w:cs="Arial"/>
                                  <w:color w:val="000000"/>
                                  <w:lang w:val="en-CA"/>
                                </w:rPr>
                              </w:pPr>
                              <w:r>
                                <w:rPr>
                                  <w:rFonts w:ascii="Calibri Light" w:eastAsia="Calibri" w:hAnsi="Calibri Light" w:cs="Arial"/>
                                  <w:color w:val="000000"/>
                                  <w:lang w:val="en-CA"/>
                                </w:rPr>
                                <w:t>Room</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22440995" name="Oval 822440995"/>
                        <wps:cNvSpPr/>
                        <wps:spPr>
                          <a:xfrm>
                            <a:off x="1546365" y="7376246"/>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B92225" w14:textId="423FB713" w:rsidR="00317484" w:rsidRPr="00FB7D0A" w:rsidRDefault="00FB7D0A" w:rsidP="00317484">
                              <w:pPr>
                                <w:rPr>
                                  <w:rFonts w:ascii="Calibri Light" w:eastAsia="Calibri" w:hAnsi="Calibri Light" w:cs="Arial"/>
                                  <w:color w:val="000000"/>
                                  <w:lang w:val="en-CA"/>
                                </w:rPr>
                              </w:pPr>
                              <w:r>
                                <w:rPr>
                                  <w:rFonts w:ascii="Calibri Light" w:eastAsia="Calibri" w:hAnsi="Calibri Light" w:cs="Arial"/>
                                  <w:color w:val="000000"/>
                                  <w:lang w:val="en-CA"/>
                                </w:rPr>
                                <w:t>EndTime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54095579" name="Oval 654095579"/>
                        <wps:cNvSpPr/>
                        <wps:spPr>
                          <a:xfrm>
                            <a:off x="2138133" y="6956101"/>
                            <a:ext cx="803910"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17F9AB" w14:textId="7D9288C6" w:rsidR="00FB7D0A" w:rsidRPr="00FB7D0A" w:rsidRDefault="00FB7D0A" w:rsidP="00FB7D0A">
                              <w:pPr>
                                <w:rPr>
                                  <w:rFonts w:ascii="Calibri Light" w:eastAsia="Calibri" w:hAnsi="Calibri Light" w:cs="Arial"/>
                                  <w:color w:val="000000"/>
                                  <w:lang w:val="en-CA"/>
                                </w:rPr>
                              </w:pPr>
                              <w:r>
                                <w:rPr>
                                  <w:rFonts w:ascii="Calibri Light" w:eastAsia="Calibri" w:hAnsi="Calibri Light" w:cs="Arial"/>
                                  <w:color w:val="000000"/>
                                  <w:lang w:val="en-CA"/>
                                </w:rPr>
                                <w:t>StartTime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99662543" name="Oval 899662543"/>
                        <wps:cNvSpPr/>
                        <wps:spPr>
                          <a:xfrm rot="10609540" flipV="1">
                            <a:off x="733168" y="7543868"/>
                            <a:ext cx="803910" cy="3577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96B9C8" w14:textId="2774CD3F" w:rsidR="00FB7D0A" w:rsidRPr="00FB7D0A" w:rsidRDefault="00FB7D0A" w:rsidP="00FB7D0A">
                              <w:pPr>
                                <w:rPr>
                                  <w:rFonts w:ascii="Calibri Light" w:eastAsia="Calibri" w:hAnsi="Calibri Light" w:cs="Arial"/>
                                  <w:color w:val="000000"/>
                                  <w:lang w:val="en-CA"/>
                                </w:rPr>
                              </w:pPr>
                              <w:r>
                                <w:rPr>
                                  <w:rFonts w:ascii="Calibri Light" w:eastAsia="Calibri" w:hAnsi="Calibri Light" w:cs="Arial"/>
                                  <w:color w:val="000000"/>
                                  <w:lang w:val="en-CA"/>
                                </w:rPr>
                                <w:t>DayOfWeek</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91394806" name="Straight Connector 391394806"/>
                        <wps:cNvCnPr>
                          <a:stCxn id="899662543" idx="0"/>
                        </wps:cNvCnPr>
                        <wps:spPr>
                          <a:xfrm flipV="1">
                            <a:off x="1125220" y="6945971"/>
                            <a:ext cx="53768" cy="597673"/>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1497635" name="Straight Connector 261497635"/>
                        <wps:cNvCnPr>
                          <a:stCxn id="96679483" idx="2"/>
                        </wps:cNvCnPr>
                        <wps:spPr>
                          <a:xfrm flipH="1">
                            <a:off x="4950907" y="6056341"/>
                            <a:ext cx="702063" cy="5408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8224221" name="Straight Connector 608224221"/>
                        <wps:cNvCnPr>
                          <a:stCxn id="822440995" idx="0"/>
                        </wps:cNvCnPr>
                        <wps:spPr>
                          <a:xfrm flipH="1" flipV="1">
                            <a:off x="1702207" y="6956101"/>
                            <a:ext cx="246113" cy="4201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5016890" name="Oval 875016890"/>
                        <wps:cNvSpPr/>
                        <wps:spPr>
                          <a:xfrm>
                            <a:off x="5145572" y="5602037"/>
                            <a:ext cx="1129945"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485CA9" w14:textId="45C683EA"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PaymentStatus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6679483" name="Oval 96679483"/>
                        <wps:cNvSpPr/>
                        <wps:spPr>
                          <a:xfrm>
                            <a:off x="5652970" y="5905302"/>
                            <a:ext cx="1140921"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28A702" w14:textId="2EE06B4A"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TotalA</w:t>
                              </w:r>
                              <w:r w:rsidR="00980693">
                                <w:rPr>
                                  <w:rFonts w:ascii="Calibri Light" w:eastAsia="Calibri" w:hAnsi="Calibri Light" w:cs="Arial"/>
                                  <w:color w:val="000000" w:themeColor="text1"/>
                                  <w:lang w:val="en-CA"/>
                                </w:rPr>
                                <w:t>mount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86798412" name="Oval 386798412"/>
                        <wps:cNvSpPr/>
                        <wps:spPr>
                          <a:xfrm>
                            <a:off x="5284241" y="6288441"/>
                            <a:ext cx="1313315" cy="42776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BD6512" w14:textId="074C86A9" w:rsidR="00FB7D0A" w:rsidRPr="00980693" w:rsidRDefault="00980693"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PaymentMethod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53116629" name="Oval 1953116629"/>
                        <wps:cNvSpPr/>
                        <wps:spPr>
                          <a:xfrm>
                            <a:off x="3113287" y="5621413"/>
                            <a:ext cx="1035415" cy="302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665881" w14:textId="60227780"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88510537" name="Oval 988510537"/>
                        <wps:cNvSpPr/>
                        <wps:spPr>
                          <a:xfrm rot="10574415" flipV="1">
                            <a:off x="3003350" y="6074699"/>
                            <a:ext cx="1144867" cy="28898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24E0B7" w14:textId="1ED5E8D4"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PaymentDate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27036748" name="Straight Connector 1527036748"/>
                        <wps:cNvCnPr/>
                        <wps:spPr>
                          <a:xfrm flipH="1" flipV="1">
                            <a:off x="4736549" y="7417013"/>
                            <a:ext cx="611152" cy="50602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5817299" name="Straight Connector 1225817299"/>
                        <wps:cNvCnPr>
                          <a:stCxn id="875016890" idx="2"/>
                        </wps:cNvCnPr>
                        <wps:spPr>
                          <a:xfrm flipH="1">
                            <a:off x="4923346" y="5753094"/>
                            <a:ext cx="222226" cy="17150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1193673" name="Straight Connector 1251193673"/>
                        <wps:cNvCnPr>
                          <a:stCxn id="1669066936" idx="1"/>
                        </wps:cNvCnPr>
                        <wps:spPr>
                          <a:xfrm flipH="1">
                            <a:off x="4121219" y="6107787"/>
                            <a:ext cx="245830" cy="3070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332478" name="Straight Connector 212332478"/>
                        <wps:cNvCnPr/>
                        <wps:spPr>
                          <a:xfrm flipH="1" flipV="1">
                            <a:off x="4083414" y="5834560"/>
                            <a:ext cx="304990" cy="20209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6644660" name="Straight Connector 1596644660"/>
                        <wps:cNvCnPr/>
                        <wps:spPr>
                          <a:xfrm flipH="1" flipV="1">
                            <a:off x="4950907" y="6290165"/>
                            <a:ext cx="447344" cy="11032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6193210" name="Oval 926193210"/>
                        <wps:cNvSpPr/>
                        <wps:spPr>
                          <a:xfrm>
                            <a:off x="5561174" y="7375783"/>
                            <a:ext cx="1035050" cy="51053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6DFA82" w14:textId="24B372B8" w:rsidR="00980693" w:rsidRPr="00980693" w:rsidRDefault="002B3D69" w:rsidP="00980693">
                              <w:pPr>
                                <w:rPr>
                                  <w:rFonts w:ascii="Calibri Light" w:eastAsia="Calibri" w:hAnsi="Calibri Light" w:cs="Arial"/>
                                  <w:color w:val="000000"/>
                                  <w:lang w:val="en-CA"/>
                                </w:rPr>
                              </w:pPr>
                              <w:r>
                                <w:rPr>
                                  <w:rFonts w:ascii="Calibri Light" w:eastAsia="Calibri" w:hAnsi="Calibri Light" w:cs="Arial"/>
                                  <w:color w:val="000000"/>
                                  <w:lang w:val="en-CA"/>
                                </w:rPr>
                                <w:t>InstallmentID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81593339" name="Oval 881593339"/>
                        <wps:cNvSpPr/>
                        <wps:spPr>
                          <a:xfrm rot="10800000" flipV="1">
                            <a:off x="5010613" y="7886831"/>
                            <a:ext cx="1035050" cy="32095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D69E66" w14:textId="4454E2F2" w:rsidR="00980693" w:rsidRPr="00980693" w:rsidRDefault="00980693" w:rsidP="00980693">
                              <w:pPr>
                                <w:rPr>
                                  <w:rFonts w:ascii="Calibri Light" w:eastAsia="Calibri" w:hAnsi="Calibri Light" w:cs="Arial"/>
                                  <w:color w:val="000000"/>
                                  <w:lang w:val="en-CA"/>
                                </w:rPr>
                              </w:pPr>
                              <w:r>
                                <w:rPr>
                                  <w:rFonts w:ascii="Calibri Light" w:eastAsia="Calibri" w:hAnsi="Calibri Light" w:cs="Arial"/>
                                  <w:color w:val="000000"/>
                                  <w:lang w:val="en-CA"/>
                                </w:rPr>
                                <w:t>AmountPaid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60665375" name="Oval 960665375"/>
                        <wps:cNvSpPr/>
                        <wps:spPr>
                          <a:xfrm>
                            <a:off x="3884015" y="7928560"/>
                            <a:ext cx="1035050" cy="30226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852928" w14:textId="656105AA" w:rsidR="00980693" w:rsidRPr="00980693" w:rsidRDefault="00980693" w:rsidP="00980693">
                              <w:pPr>
                                <w:rPr>
                                  <w:rFonts w:ascii="Calibri Light" w:eastAsia="Calibri" w:hAnsi="Calibri Light" w:cs="Arial"/>
                                  <w:color w:val="000000"/>
                                  <w:lang w:val="en-CA"/>
                                </w:rPr>
                              </w:pPr>
                              <w:r>
                                <w:rPr>
                                  <w:rFonts w:ascii="Calibri Light" w:eastAsia="Calibri" w:hAnsi="Calibri Light" w:cs="Arial"/>
                                  <w:color w:val="000000"/>
                                  <w:lang w:val="en-CA"/>
                                </w:rPr>
                                <w:t>DueDate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57799236" name="Oval 1057799236"/>
                        <wps:cNvSpPr/>
                        <wps:spPr>
                          <a:xfrm>
                            <a:off x="2681015" y="7755737"/>
                            <a:ext cx="1035050" cy="30226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971DB5" w14:textId="31530485" w:rsidR="00980693" w:rsidRPr="00980693" w:rsidRDefault="00980693" w:rsidP="00980693">
                              <w:pPr>
                                <w:rPr>
                                  <w:rFonts w:ascii="Calibri Light" w:eastAsia="Calibri" w:hAnsi="Calibri Light" w:cs="Arial"/>
                                  <w:color w:val="000000"/>
                                  <w:lang w:val="en-CA"/>
                                </w:rPr>
                              </w:pPr>
                              <w:r>
                                <w:rPr>
                                  <w:rFonts w:ascii="Calibri Light" w:eastAsia="Calibri" w:hAnsi="Calibri Light" w:cs="Arial"/>
                                  <w:color w:val="000000"/>
                                  <w:lang w:val="en-CA"/>
                                </w:rPr>
                                <w:t>InstallmentStatus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42829839" name="Straight Connector 1442829839"/>
                        <wps:cNvCnPr/>
                        <wps:spPr>
                          <a:xfrm flipH="1" flipV="1">
                            <a:off x="1860849" y="6699688"/>
                            <a:ext cx="459740" cy="26162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030277" name="Straight Connector 89030277"/>
                        <wps:cNvCnPr/>
                        <wps:spPr>
                          <a:xfrm flipV="1">
                            <a:off x="582723" y="6926910"/>
                            <a:ext cx="366243" cy="21381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2493617" name="Straight Connector 382493617"/>
                        <wps:cNvCnPr>
                          <a:stCxn id="960665375" idx="0"/>
                        </wps:cNvCnPr>
                        <wps:spPr>
                          <a:xfrm flipH="1" flipV="1">
                            <a:off x="4371775" y="7596086"/>
                            <a:ext cx="29765" cy="331953"/>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8247074" name="Straight Connector 1858247074"/>
                        <wps:cNvCnPr>
                          <a:stCxn id="926193210" idx="2"/>
                        </wps:cNvCnPr>
                        <wps:spPr>
                          <a:xfrm flipH="1" flipV="1">
                            <a:off x="4724733" y="7333469"/>
                            <a:ext cx="836441" cy="29757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1422297" name="Straight Connector 1341422297"/>
                        <wps:cNvCnPr>
                          <a:stCxn id="3" idx="1"/>
                        </wps:cNvCnPr>
                        <wps:spPr>
                          <a:xfrm flipH="1">
                            <a:off x="3440223" y="7392162"/>
                            <a:ext cx="443792" cy="363064"/>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8759459" name="Text Box 1"/>
                        <wps:cNvSpPr txBox="1"/>
                        <wps:spPr>
                          <a:xfrm>
                            <a:off x="498868" y="2422511"/>
                            <a:ext cx="906627" cy="161290"/>
                          </a:xfrm>
                          <a:prstGeom prst="rect">
                            <a:avLst/>
                          </a:prstGeom>
                          <a:noFill/>
                          <a:ln w="6350">
                            <a:noFill/>
                          </a:ln>
                        </wps:spPr>
                        <wps:txbx>
                          <w:txbxContent>
                            <w:p w14:paraId="2C914FCF" w14:textId="08E49B36" w:rsidR="001A6123" w:rsidRPr="001A6123" w:rsidRDefault="001A6123" w:rsidP="001A6123">
                              <w:pPr>
                                <w:rPr>
                                  <w:rFonts w:ascii="Calibri Light" w:eastAsia="Calibri" w:hAnsi="Calibri Light" w:cs="Arial"/>
                                  <w:lang w:val="en-CA"/>
                                </w:rPr>
                              </w:pPr>
                              <w:r>
                                <w:rPr>
                                  <w:rFonts w:ascii="Calibri Light" w:eastAsia="Calibri" w:hAnsi="Calibri Light" w:cs="Arial"/>
                                  <w:lang w:val="en-CA"/>
                                </w:rPr>
                                <w:t>ReferrerPatient</w:t>
                              </w:r>
                            </w:p>
                          </w:txbxContent>
                        </wps:txbx>
                        <wps:bodyPr rot="0" spcFirstLastPara="0" vert="horz" wrap="square" lIns="0" tIns="0" rIns="0" bIns="0" numCol="1" spcCol="0" rtlCol="0" fromWordArt="0" anchor="t" anchorCtr="0" forceAA="0" compatLnSpc="1">
                          <a:prstTxWarp prst="textNoShape">
                            <a:avLst/>
                          </a:prstTxWarp>
                          <a:spAutoFit/>
                        </wps:bodyPr>
                      </wps:wsp>
                      <wps:wsp>
                        <wps:cNvPr id="84342791" name="Text Box 1"/>
                        <wps:cNvSpPr txBox="1"/>
                        <wps:spPr>
                          <a:xfrm rot="10800000" flipV="1">
                            <a:off x="2219161" y="2403198"/>
                            <a:ext cx="906145" cy="302201"/>
                          </a:xfrm>
                          <a:prstGeom prst="rect">
                            <a:avLst/>
                          </a:prstGeom>
                          <a:noFill/>
                          <a:ln w="6350">
                            <a:noFill/>
                          </a:ln>
                        </wps:spPr>
                        <wps:txbx>
                          <w:txbxContent>
                            <w:p w14:paraId="10C3ED3D" w14:textId="48A6C532" w:rsidR="001A6123" w:rsidRDefault="001A6123" w:rsidP="001A6123">
                              <w:pPr>
                                <w:rPr>
                                  <w:rFonts w:ascii="Calibri Light" w:eastAsia="Calibri" w:hAnsi="Calibri Light" w:cs="Arial"/>
                                </w:rPr>
                              </w:pPr>
                              <w:r>
                                <w:rPr>
                                  <w:rFonts w:ascii="Calibri Light" w:eastAsia="Calibri" w:hAnsi="Calibri Light" w:cs="Arial"/>
                                </w:rPr>
                                <w:t>ReferredPatient</w:t>
                              </w:r>
                            </w:p>
                          </w:txbxContent>
                        </wps:txbx>
                        <wps:bodyPr rot="0" spcFirstLastPara="0" vert="horz" wrap="square" lIns="0" tIns="0" rIns="0" bIns="0" numCol="1" spcCol="0" rtlCol="0" fromWordArt="0" anchor="t" anchorCtr="0" forceAA="0" compatLnSpc="1">
                          <a:prstTxWarp prst="textNoShape">
                            <a:avLst/>
                          </a:prstTxWarp>
                          <a:noAutofit/>
                        </wps:bodyPr>
                      </wps:wsp>
                      <wps:wsp>
                        <wps:cNvPr id="267235329" name="Text Box 15"/>
                        <wps:cNvSpPr txBox="1"/>
                        <wps:spPr>
                          <a:xfrm>
                            <a:off x="3288928" y="2468371"/>
                            <a:ext cx="71120" cy="160655"/>
                          </a:xfrm>
                          <a:prstGeom prst="rect">
                            <a:avLst/>
                          </a:prstGeom>
                          <a:noFill/>
                          <a:ln w="6350">
                            <a:noFill/>
                          </a:ln>
                        </wps:spPr>
                        <wps:txbx>
                          <w:txbxContent>
                            <w:p w14:paraId="01911103" w14:textId="77777777" w:rsidR="001A6123" w:rsidRDefault="001A6123" w:rsidP="001A6123">
                              <w:pPr>
                                <w:rPr>
                                  <w:rFonts w:ascii="Calibri Light" w:eastAsia="Calibri" w:hAnsi="Calibri Light" w:cs="Arial"/>
                                </w:rPr>
                              </w:pPr>
                              <w:r>
                                <w:rPr>
                                  <w:rFonts w:ascii="Calibri Light" w:eastAsia="Calibri" w:hAnsi="Calibri Light" w:cs="Arial"/>
                                </w:rP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1722591403" name="Text Box 1"/>
                        <wps:cNvSpPr txBox="1"/>
                        <wps:spPr>
                          <a:xfrm>
                            <a:off x="3601688" y="4324206"/>
                            <a:ext cx="113665" cy="160655"/>
                          </a:xfrm>
                          <a:prstGeom prst="rect">
                            <a:avLst/>
                          </a:prstGeom>
                          <a:noFill/>
                          <a:ln w="6350">
                            <a:noFill/>
                          </a:ln>
                        </wps:spPr>
                        <wps:txbx>
                          <w:txbxContent>
                            <w:p w14:paraId="2F3E6152" w14:textId="77777777" w:rsidR="001A6123" w:rsidRDefault="001A6123" w:rsidP="001A6123">
                              <w:pPr>
                                <w:rPr>
                                  <w:rFonts w:ascii="Calibri Light" w:eastAsia="Calibri" w:hAnsi="Calibri Light" w:cs="Arial"/>
                                </w:rPr>
                              </w:pPr>
                              <w:r>
                                <w:rPr>
                                  <w:rFonts w:ascii="Calibri Light" w:eastAsia="Calibri" w:hAnsi="Calibri Light" w:cs="Arial"/>
                                </w:rPr>
                                <w:t>M</w:t>
                              </w:r>
                            </w:p>
                          </w:txbxContent>
                        </wps:txbx>
                        <wps:bodyPr rot="0" spcFirstLastPara="0" vert="horz" wrap="none" lIns="0" tIns="0" rIns="0" bIns="0" numCol="1" spcCol="0" rtlCol="0" fromWordArt="0" anchor="t" anchorCtr="0" forceAA="0" compatLnSpc="1">
                          <a:prstTxWarp prst="textNoShape">
                            <a:avLst/>
                          </a:prstTxWarp>
                          <a:spAutoFit/>
                        </wps:bodyPr>
                      </wps:wsp>
                      <wps:wsp>
                        <wps:cNvPr id="659035435" name="Text Box 15"/>
                        <wps:cNvSpPr txBox="1"/>
                        <wps:spPr>
                          <a:xfrm>
                            <a:off x="1763176" y="5141953"/>
                            <a:ext cx="71120" cy="160655"/>
                          </a:xfrm>
                          <a:prstGeom prst="rect">
                            <a:avLst/>
                          </a:prstGeom>
                          <a:noFill/>
                          <a:ln w="6350">
                            <a:noFill/>
                          </a:ln>
                        </wps:spPr>
                        <wps:txbx>
                          <w:txbxContent>
                            <w:p w14:paraId="06EEB83B" w14:textId="77777777" w:rsidR="001A6123" w:rsidRDefault="001A6123" w:rsidP="001A6123">
                              <w:pPr>
                                <w:rPr>
                                  <w:rFonts w:ascii="Calibri Light" w:eastAsia="Calibri" w:hAnsi="Calibri Light" w:cs="Arial"/>
                                </w:rPr>
                              </w:pPr>
                              <w:r>
                                <w:rPr>
                                  <w:rFonts w:ascii="Calibri Light" w:eastAsia="Calibri" w:hAnsi="Calibri Light" w:cs="Arial"/>
                                </w:rP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572198915" name="Text Box 15"/>
                        <wps:cNvSpPr txBox="1"/>
                        <wps:spPr>
                          <a:xfrm>
                            <a:off x="4803155" y="5673539"/>
                            <a:ext cx="71120" cy="160655"/>
                          </a:xfrm>
                          <a:prstGeom prst="rect">
                            <a:avLst/>
                          </a:prstGeom>
                          <a:noFill/>
                          <a:ln w="6350">
                            <a:noFill/>
                          </a:ln>
                        </wps:spPr>
                        <wps:txbx>
                          <w:txbxContent>
                            <w:p w14:paraId="4D4C8B76" w14:textId="77777777" w:rsidR="001A6123" w:rsidRDefault="001A6123" w:rsidP="001A6123">
                              <w:pPr>
                                <w:rPr>
                                  <w:rFonts w:ascii="Calibri Light" w:eastAsia="Calibri" w:hAnsi="Calibri Light" w:cs="Arial"/>
                                </w:rPr>
                              </w:pPr>
                              <w:r>
                                <w:rPr>
                                  <w:rFonts w:ascii="Calibri Light" w:eastAsia="Calibri" w:hAnsi="Calibri Light" w:cs="Arial"/>
                                </w:rP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353959100" name="Text Box 1"/>
                        <wps:cNvSpPr txBox="1"/>
                        <wps:spPr>
                          <a:xfrm rot="10800000" flipH="1" flipV="1">
                            <a:off x="4173206" y="3502513"/>
                            <a:ext cx="289560" cy="161290"/>
                          </a:xfrm>
                          <a:prstGeom prst="rect">
                            <a:avLst/>
                          </a:prstGeom>
                          <a:noFill/>
                          <a:ln w="6350">
                            <a:noFill/>
                          </a:ln>
                        </wps:spPr>
                        <wps:txbx>
                          <w:txbxContent>
                            <w:p w14:paraId="0617B3E2" w14:textId="77777777" w:rsidR="007238F4" w:rsidRDefault="007238F4" w:rsidP="007238F4">
                              <w:pPr>
                                <w:rPr>
                                  <w:rFonts w:ascii="Calibri Light" w:eastAsia="Calibri" w:hAnsi="Calibri Light" w:cs="Arial"/>
                                </w:rPr>
                              </w:pPr>
                              <w:r>
                                <w:rPr>
                                  <w:rFonts w:ascii="Calibri Light" w:eastAsia="Calibri" w:hAnsi="Calibri Light" w:cs="Arial"/>
                                </w:rPr>
                                <w:t>M</w:t>
                              </w:r>
                            </w:p>
                          </w:txbxContent>
                        </wps:txbx>
                        <wps:bodyPr rot="0" spcFirstLastPara="0" vert="horz" wrap="square" lIns="0" tIns="0" rIns="0" bIns="0" numCol="1" spcCol="0" rtlCol="0" fromWordArt="0" anchor="t" anchorCtr="0" forceAA="0" compatLnSpc="1">
                          <a:prstTxWarp prst="textNoShape">
                            <a:avLst/>
                          </a:prstTxWarp>
                          <a:spAutoFit/>
                        </wps:bodyPr>
                      </wps:wsp>
                      <wps:wsp>
                        <wps:cNvPr id="943793294" name="Text Box 15"/>
                        <wps:cNvSpPr txBox="1"/>
                        <wps:spPr>
                          <a:xfrm>
                            <a:off x="4752139" y="4852794"/>
                            <a:ext cx="71120" cy="160020"/>
                          </a:xfrm>
                          <a:prstGeom prst="rect">
                            <a:avLst/>
                          </a:prstGeom>
                          <a:noFill/>
                          <a:ln w="6350">
                            <a:noFill/>
                          </a:ln>
                        </wps:spPr>
                        <wps:txbx>
                          <w:txbxContent>
                            <w:p w14:paraId="234E2157" w14:textId="77777777" w:rsidR="007238F4" w:rsidRDefault="007238F4" w:rsidP="007238F4">
                              <w:pPr>
                                <w:rPr>
                                  <w:rFonts w:ascii="Calibri Light" w:eastAsia="Calibri" w:hAnsi="Calibri Light" w:cs="Arial"/>
                                </w:rPr>
                              </w:pPr>
                              <w:r>
                                <w:rPr>
                                  <w:rFonts w:ascii="Calibri Light" w:eastAsia="Calibri" w:hAnsi="Calibri Light" w:cs="Arial"/>
                                </w:rP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1010802660" name="Text Box 15"/>
                        <wps:cNvSpPr txBox="1"/>
                        <wps:spPr>
                          <a:xfrm>
                            <a:off x="4587378" y="6343307"/>
                            <a:ext cx="71120" cy="159385"/>
                          </a:xfrm>
                          <a:prstGeom prst="rect">
                            <a:avLst/>
                          </a:prstGeom>
                          <a:noFill/>
                          <a:ln w="6350">
                            <a:noFill/>
                          </a:ln>
                        </wps:spPr>
                        <wps:txbx>
                          <w:txbxContent>
                            <w:p w14:paraId="062C3881" w14:textId="77777777" w:rsidR="007238F4" w:rsidRDefault="007238F4" w:rsidP="007238F4">
                              <w:pPr>
                                <w:rPr>
                                  <w:rFonts w:ascii="Calibri Light" w:eastAsia="Calibri" w:hAnsi="Calibri Light" w:cs="Arial"/>
                                </w:rPr>
                              </w:pPr>
                              <w:r>
                                <w:rPr>
                                  <w:rFonts w:ascii="Calibri Light" w:eastAsia="Calibri" w:hAnsi="Calibri Light" w:cs="Arial"/>
                                </w:rP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1933237925" name="Text Box 1"/>
                        <wps:cNvSpPr txBox="1"/>
                        <wps:spPr>
                          <a:xfrm rot="10800000" flipH="1" flipV="1">
                            <a:off x="4462766" y="6888738"/>
                            <a:ext cx="289560" cy="160655"/>
                          </a:xfrm>
                          <a:prstGeom prst="rect">
                            <a:avLst/>
                          </a:prstGeom>
                          <a:noFill/>
                          <a:ln w="6350">
                            <a:noFill/>
                          </a:ln>
                        </wps:spPr>
                        <wps:txbx>
                          <w:txbxContent>
                            <w:p w14:paraId="79F6515A" w14:textId="77777777" w:rsidR="007238F4" w:rsidRDefault="007238F4" w:rsidP="007238F4">
                              <w:pPr>
                                <w:rPr>
                                  <w:rFonts w:ascii="Calibri Light" w:eastAsia="Calibri" w:hAnsi="Calibri Light" w:cs="Arial"/>
                                </w:rPr>
                              </w:pPr>
                              <w:r>
                                <w:rPr>
                                  <w:rFonts w:ascii="Calibri Light" w:eastAsia="Calibri" w:hAnsi="Calibri Light" w:cs="Arial"/>
                                </w:rPr>
                                <w:t>M</w:t>
                              </w:r>
                            </w:p>
                          </w:txbxContent>
                        </wps:txbx>
                        <wps:bodyPr rot="0" spcFirstLastPara="0" vert="horz" wrap="square" lIns="0" tIns="0" rIns="0" bIns="0" numCol="1" spcCol="0" rtlCol="0" fromWordArt="0" anchor="t" anchorCtr="0" forceAA="0" compatLnSpc="1">
                          <a:prstTxWarp prst="textNoShape">
                            <a:avLst/>
                          </a:prstTxWarp>
                          <a:spAutoFit/>
                        </wps:bodyPr>
                      </wps:wsp>
                      <wps:wsp>
                        <wps:cNvPr id="1651660369" name="Text Box 15"/>
                        <wps:cNvSpPr txBox="1"/>
                        <wps:spPr>
                          <a:xfrm>
                            <a:off x="1237256" y="2118649"/>
                            <a:ext cx="71120" cy="160020"/>
                          </a:xfrm>
                          <a:prstGeom prst="rect">
                            <a:avLst/>
                          </a:prstGeom>
                          <a:noFill/>
                          <a:ln w="6350">
                            <a:noFill/>
                          </a:ln>
                        </wps:spPr>
                        <wps:txbx>
                          <w:txbxContent>
                            <w:p w14:paraId="7B43E6A0" w14:textId="77777777" w:rsidR="007238F4" w:rsidRDefault="007238F4" w:rsidP="007238F4">
                              <w:pPr>
                                <w:rPr>
                                  <w:rFonts w:ascii="Calibri Light" w:eastAsia="Calibri" w:hAnsi="Calibri Light" w:cs="Arial"/>
                                </w:rPr>
                              </w:pPr>
                              <w:r>
                                <w:rPr>
                                  <w:rFonts w:ascii="Calibri Light" w:eastAsia="Calibri" w:hAnsi="Calibri Light" w:cs="Arial"/>
                                </w:rP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58740847" name="Text Box 1"/>
                        <wps:cNvSpPr txBox="1"/>
                        <wps:spPr>
                          <a:xfrm>
                            <a:off x="2165490" y="2081104"/>
                            <a:ext cx="113665" cy="160655"/>
                          </a:xfrm>
                          <a:prstGeom prst="rect">
                            <a:avLst/>
                          </a:prstGeom>
                          <a:noFill/>
                          <a:ln w="6350">
                            <a:noFill/>
                          </a:ln>
                        </wps:spPr>
                        <wps:txbx>
                          <w:txbxContent>
                            <w:p w14:paraId="13CA6DE1" w14:textId="77777777" w:rsidR="007238F4" w:rsidRDefault="007238F4" w:rsidP="007238F4">
                              <w:pPr>
                                <w:rPr>
                                  <w:rFonts w:ascii="Calibri Light" w:eastAsia="Calibri" w:hAnsi="Calibri Light" w:cs="Arial"/>
                                </w:rPr>
                              </w:pPr>
                              <w:r>
                                <w:rPr>
                                  <w:rFonts w:ascii="Calibri Light" w:eastAsia="Calibri" w:hAnsi="Calibri Light" w:cs="Arial"/>
                                </w:rPr>
                                <w:t>M</w:t>
                              </w:r>
                            </w:p>
                          </w:txbxContent>
                        </wps:txbx>
                        <wps:bodyPr rot="0" spcFirstLastPara="0" vert="horz" wrap="none" lIns="0" tIns="0" rIns="0" bIns="0" numCol="1" spcCol="0" rtlCol="0" fromWordArt="0" anchor="t" anchorCtr="0" forceAA="0" compatLnSpc="1">
                          <a:prstTxWarp prst="textNoShape">
                            <a:avLst/>
                          </a:prstTxWarp>
                          <a:spAutoFit/>
                        </wps:bodyPr>
                      </wps:wsp>
                      <wps:wsp>
                        <wps:cNvPr id="709577457" name="Straight Connector 709577457"/>
                        <wps:cNvCnPr>
                          <a:stCxn id="1704004333" idx="0"/>
                        </wps:cNvCnPr>
                        <wps:spPr>
                          <a:xfrm flipH="1" flipV="1">
                            <a:off x="2165490" y="1837628"/>
                            <a:ext cx="1207878" cy="901956"/>
                          </a:xfrm>
                          <a:prstGeom prst="line">
                            <a:avLst/>
                          </a:prstGeom>
                          <a:ln w="317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4290400" name="Straight Connector 2124290400"/>
                        <wps:cNvCnPr>
                          <a:stCxn id="630006557" idx="3"/>
                          <a:endCxn id="2" idx="3"/>
                        </wps:cNvCnPr>
                        <wps:spPr>
                          <a:xfrm flipH="1">
                            <a:off x="1860849" y="4542851"/>
                            <a:ext cx="555929" cy="94050"/>
                          </a:xfrm>
                          <a:prstGeom prst="line">
                            <a:avLst/>
                          </a:prstGeom>
                          <a:ln w="317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1513410" name="Straight Connector 1091513410"/>
                        <wps:cNvCnPr>
                          <a:endCxn id="1330585269" idx="2"/>
                        </wps:cNvCnPr>
                        <wps:spPr>
                          <a:xfrm flipV="1">
                            <a:off x="1703681" y="5923525"/>
                            <a:ext cx="0" cy="577859"/>
                          </a:xfrm>
                          <a:prstGeom prst="line">
                            <a:avLst/>
                          </a:prstGeom>
                          <a:ln w="317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47705545" name="Straight Connector 1647705545"/>
                        <wps:cNvCnPr>
                          <a:stCxn id="1330585269" idx="0"/>
                        </wps:cNvCnPr>
                        <wps:spPr>
                          <a:xfrm flipH="1" flipV="1">
                            <a:off x="1702207" y="4819655"/>
                            <a:ext cx="1474" cy="717814"/>
                          </a:xfrm>
                          <a:prstGeom prst="line">
                            <a:avLst/>
                          </a:prstGeom>
                          <a:ln w="317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72539" name="Text Box 15"/>
                        <wps:cNvSpPr txBox="1"/>
                        <wps:spPr>
                          <a:xfrm>
                            <a:off x="1753198" y="6021978"/>
                            <a:ext cx="71120" cy="160020"/>
                          </a:xfrm>
                          <a:prstGeom prst="rect">
                            <a:avLst/>
                          </a:prstGeom>
                          <a:noFill/>
                          <a:ln w="6350">
                            <a:noFill/>
                          </a:ln>
                        </wps:spPr>
                        <wps:txbx>
                          <w:txbxContent>
                            <w:p w14:paraId="3CC7A30F" w14:textId="77777777" w:rsidR="007238F4" w:rsidRDefault="007238F4" w:rsidP="007238F4">
                              <w:pPr>
                                <w:rPr>
                                  <w:rFonts w:ascii="Calibri Light" w:eastAsia="Calibri" w:hAnsi="Calibri Light" w:cs="Arial"/>
                                </w:rPr>
                              </w:pPr>
                              <w:r>
                                <w:rPr>
                                  <w:rFonts w:ascii="Calibri Light" w:eastAsia="Calibri" w:hAnsi="Calibri Light" w:cs="Arial"/>
                                </w:rPr>
                                <w:t>1</w:t>
                              </w:r>
                            </w:p>
                          </w:txbxContent>
                        </wps:txbx>
                        <wps:bodyPr rot="0" spcFirstLastPara="0" vert="horz" wrap="none" lIns="0" tIns="0" rIns="0" bIns="0" numCol="1" spcCol="0" rtlCol="0" fromWordArt="0" anchor="t" anchorCtr="0" forceAA="0" compatLnSpc="1">
                          <a:prstTxWarp prst="textNoShape">
                            <a:avLst/>
                          </a:prstTxWarp>
                          <a:spAutoFit/>
                        </wps:bodyPr>
                      </wps:wsp>
                      <wps:wsp>
                        <wps:cNvPr id="710218001" name="Straight Connector 710218001"/>
                        <wps:cNvCnPr/>
                        <wps:spPr>
                          <a:xfrm flipV="1">
                            <a:off x="4447367" y="1610370"/>
                            <a:ext cx="366288" cy="4871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9305578" name="Straight Connector 429305578"/>
                        <wps:cNvCnPr>
                          <a:endCxn id="2001794565" idx="3"/>
                        </wps:cNvCnPr>
                        <wps:spPr>
                          <a:xfrm flipH="1">
                            <a:off x="1371392" y="1842115"/>
                            <a:ext cx="133937" cy="66328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05EDEB4" id="Canvas 1" o:spid="_x0000_s1026" editas="canvas" style="width:536.35pt;height:663.4pt;mso-position-horizontal-relative:char;mso-position-vertical-relative:line" coordsize="68116,842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116;height:84245;visibility:visible;mso-wrap-style:square" filled="t" fillcolor="#f2f2f2 [3052]" stroked="t" strokecolor="#d8d8d8 [2732]">
                  <v:fill o:detectmouseclick="t"/>
                  <v:path o:connecttype="none"/>
                </v:shape>
                <v:rect id="Rectangle 2" o:spid="_x0000_s1028" style="position:absolute;left:12819;top:44538;width:5789;height:3668;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" filled="f" strokecolor="black [3213]" strokeweight=".5pt">
                  <v:textbox style="mso-fit-shape-to-text:t" inset="2.85489mm,2.85489mm,2.85489mm,2.85489mm">
                    <w:txbxContent>
                      <w:p w14:paraId="48893D90" w14:textId="233DCC07" w:rsidR="00473EAA" w:rsidRPr="00913B0E" w:rsidRDefault="00317484" w:rsidP="00214CF9">
                        <w:pPr>
                          <w:rPr>
                            <w:color w:val="000000" w:themeColor="text1"/>
                            <w:lang w:val="en-CA"/>
                          </w:rPr>
                        </w:pPr>
                        <w:r>
                          <w:rPr>
                            <w:color w:val="000000" w:themeColor="text1"/>
                            <w:lang w:val="en-CA"/>
                          </w:rPr>
                          <w:t>Dentist</w:t>
                        </w:r>
                      </w:p>
                    </w:txbxContent>
                  </v:textbox>
                </v:rect>
                <v:rect id="Rectangle 3" o:spid="_x0000_s1029" style="position:absolute;left:38840;top:71924;width:8183;height:3985;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" filled="f" strokecolor="black [3213]" strokeweight="3pt">
                  <v:stroke linestyle="thinThin"/>
                  <v:textbox style="mso-fit-shape-to-text:t" inset="2.85489mm,2.85489mm,2.85489mm,2.85489mm">
                    <w:txbxContent>
                      <w:p w14:paraId="796C2FC5" w14:textId="776BB7C2" w:rsidR="00473EAA" w:rsidRPr="001A2E5F" w:rsidRDefault="001A2E5F" w:rsidP="00214CF9">
                        <w:pPr>
                          <w:rPr>
                            <w:color w:val="000000" w:themeColor="text1"/>
                            <w:lang w:val="en-CA"/>
                          </w:rPr>
                        </w:pPr>
                        <w:r>
                          <w:rPr>
                            <w:color w:val="000000" w:themeColor="text1"/>
                            <w:lang w:val="en-CA"/>
                          </w:rPr>
                          <w:t>Installment</w:t>
                        </w:r>
                      </w:p>
                    </w:txbxContent>
                  </v:textbox>
                </v:rect>
                <v:line id="Straight Connector 4" o:spid="_x0000_s1030" style="position:absolute;visibility:visible;mso-wrap-style:square" from="21486,16592" to="26130,16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" strokecolor="black [3213]" strokeweight="1pt">
                  <v:stroke joinstyle="miter"/>
                </v:line>
                <v:line id="Straight Connector 5" o:spid="_x0000_s1031" style="position:absolute;visibility:visible;mso-wrap-style:square" from="46914,55811" to="46914,592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" strokecolor="black [3213]" strokeweight="3pt">
                  <v:stroke linestyle="thinThin" joinstyle="miter"/>
                </v:line>
                <v:shapetype id="_x0000_t110" coordsize="21600,21600" o:spt="110" path="m10800,l,10800,10800,21600,21600,10800xe">
                  <v:stroke joinstyle="miter"/>
                  <v:path gradientshapeok="t" o:connecttype="rect" textboxrect="5400,5400,16200,16200"/>
                </v:shapetype>
                <v:shape id="Flowchart: Decision 6" o:spid="_x0000_s1032" type="#_x0000_t110" style="position:absolute;left:42746;top:52284;width:7243;height:33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" filled="f" strokecolor="black [3213]" strokeweight="1pt">
                  <v:textbox style="mso-fit-shape-to-text:t" inset="0,0,0,0">
                    <w:txbxContent>
                      <w:p w14:paraId="594B07E0" w14:textId="29CA7D99" w:rsidR="005F0F89" w:rsidRPr="00A43E72" w:rsidRDefault="00A43E72" w:rsidP="00214CF9">
                        <w:pPr>
                          <w:rPr>
                            <w:color w:val="000000" w:themeColor="text1"/>
                            <w:lang w:val="en-CA"/>
                          </w:rPr>
                        </w:pPr>
                        <w:r>
                          <w:rPr>
                            <w:color w:val="000000" w:themeColor="text1"/>
                            <w:lang w:val="en-CA"/>
                          </w:rPr>
                          <w:t>Has</w:t>
                        </w:r>
                      </w:p>
                    </w:txbxContent>
                  </v:textbox>
                </v:shape>
                <v:shape id="Flowchart: Decision 7" o:spid="_x0000_s1033" type="#_x0000_t110" style="position:absolute;left:38840;top:65031;width:9296;height:3860;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" filled="f" strokecolor="black [3213]" strokeweight="3pt">
                  <v:stroke linestyle="thinThin"/>
                  <v:textbox style="mso-fit-shape-to-text:t" inset="0,0,0,0">
                    <w:txbxContent>
                      <w:p w14:paraId="5D5B5E80" w14:textId="6FD43820" w:rsidR="005F0F89" w:rsidRPr="00A43E72" w:rsidRDefault="00A43E72" w:rsidP="00214CF9">
                        <w:pPr>
                          <w:rPr>
                            <w:color w:val="000000" w:themeColor="text1"/>
                            <w:lang w:val="en-CA"/>
                          </w:rPr>
                        </w:pPr>
                        <w:r>
                          <w:rPr>
                            <w:color w:val="000000" w:themeColor="text1"/>
                            <w:lang w:val="en-CA"/>
                          </w:rPr>
                          <w:t>Split</w:t>
                        </w:r>
                        <w:r w:rsidR="001A6123">
                          <w:rPr>
                            <w:color w:val="000000" w:themeColor="text1"/>
                            <w:lang w:val="en-CA"/>
                          </w:rPr>
                          <w:t>Into</w:t>
                        </w:r>
                      </w:p>
                    </w:txbxContent>
                  </v:textbox>
                </v:shape>
                <v:oval id="Oval 8" o:spid="_x0000_s1034" style="position:absolute;left:10083;top:6427;width:8037;height:2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" filled="f" strokecolor="black [3213]" strokeweight="1pt">
                  <v:stroke joinstyle="miter"/>
                  <v:textbox style="mso-fit-shape-to-text:t" inset="0,0,0,0">
                    <w:txbxContent>
                      <w:p w14:paraId="52EE37D6" w14:textId="54611FF6" w:rsidR="005F0F89" w:rsidRPr="00EF6A33" w:rsidRDefault="00EF6A33" w:rsidP="00214CF9">
                        <w:pPr>
                          <w:rPr>
                            <w:color w:val="000000" w:themeColor="text1"/>
                            <w:lang w:val="en-CA"/>
                          </w:rPr>
                        </w:pPr>
                        <w:r>
                          <w:rPr>
                            <w:color w:val="000000" w:themeColor="text1"/>
                            <w:lang w:val="en-CA"/>
                          </w:rPr>
                          <w:t>Name</w:t>
                        </w:r>
                      </w:p>
                    </w:txbxContent>
                  </v:textbox>
                </v:oval>
                <v:line id="Straight Connector 11" o:spid="_x0000_s1035" style="position:absolute;visibility:visible;mso-wrap-style:square" from="1677,74155" to="5827,741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" strokecolor="black [3213]" strokeweight="1pt">
                  <v:stroke dashstyle="dash" joinstyle="miter"/>
                </v:line>
                <v:line id="Straight Connector 12" o:spid="_x0000_s1036" style="position:absolute;flip:x y;visibility:visible;mso-wrap-style:square" from="12747,8798" to="14671,146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" strokecolor="black [3213]" strokeweight=".5pt">
                  <v:stroke joinstyle="miter"/>
                </v:line>
                <v:line id="Straight Connector 14" o:spid="_x0000_s1037" style="position:absolute;flip:x;visibility:visible;mso-wrap-style:square" from="57574,77073" to="64107,770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" strokecolor="black [3213]" strokeweight=".5pt">
                  <v:stroke dashstyle="dash" joinstyle="miter"/>
                </v:line>
                <v:shapetype id="_x0000_t202" coordsize="21600,21600" o:spt="202" path="m,l,21600r21600,l21600,xe">
                  <v:stroke joinstyle="miter"/>
                  <v:path gradientshapeok="t" o:connecttype="rect"/>
                </v:shapetype>
                <v:shape id="Text Box 15" o:spid="_x0000_s1038" type="#_x0000_t202" style="position:absolute;left:25662;top:14213;width:1136;height:161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" filled="f" stroked="f" strokeweight=".5pt">
                  <v:textbox style="mso-fit-shape-to-text:t" inset="0,0,0,0">
                    <w:txbxContent>
                      <w:p w14:paraId="6E063520" w14:textId="4CD0C33B" w:rsidR="00D02E80" w:rsidRDefault="00D02E80" w:rsidP="00214CF9">
                        <w:r>
                          <w:t>M</w:t>
                        </w:r>
                      </w:p>
                    </w:txbxContent>
                  </v:textbox>
                </v:shape>
                <v:shape id="Text Box 15" o:spid="_x0000_s1039" type="#_x0000_t202" style="position:absolute;left:45118;top:14492;width:876;height:161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" filled="f" stroked="f" strokeweight=".5pt">
                  <v:textbox style="mso-fit-shape-to-text:t" inset="0,0,0,0">
                    <w:txbxContent>
                      <w:p w14:paraId="0EC7DD51" w14:textId="3021A8FA" w:rsidR="00D02E80" w:rsidRDefault="00D02E80" w:rsidP="00214CF9">
                        <w:pPr>
                          <w:rPr>
                            <w:sz w:val="24"/>
                            <w:szCs w:val="24"/>
                          </w:rPr>
                        </w:pPr>
                        <w:r>
                          <w:t>N</w:t>
                        </w:r>
                      </w:p>
                    </w:txbxContent>
                  </v:textbox>
                </v:shape>
                <v:shape id="Text Box 15" o:spid="_x0000_s1040" type="#_x0000_t202" style="position:absolute;left:22791;top:43778;width:711;height:161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" filled="f" stroked="f" strokeweight=".5pt">
                  <v:textbox style="mso-fit-shape-to-text:t" inset="0,0,0,0">
                    <w:txbxContent>
                      <w:p w14:paraId="75F74D8A" w14:textId="2D200AF0" w:rsidR="00D02E80" w:rsidRDefault="00D02E80" w:rsidP="00214CF9">
                        <w:pPr>
                          <w:rPr>
                            <w:sz w:val="24"/>
                            <w:szCs w:val="24"/>
                          </w:rPr>
                        </w:pPr>
                        <w:r>
                          <w:t>1</w:t>
                        </w:r>
                      </w:p>
                    </w:txbxContent>
                  </v:textbox>
                </v:shape>
                <v:line id="Straight Connector 49" o:spid="_x0000_s1041" style="position:absolute;flip:x;visibility:visible;mso-wrap-style:square" from="36016,44510" to="40834,454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" strokecolor="black [3213]" strokeweight="2.5pt">
                  <v:stroke linestyle="thinThin" joinstyle="miter"/>
                </v:line>
                <v:rect id="Rectangle 1357567549" o:spid="_x0000_s1042" style="position:absolute;left:40834;top:42124;width:9249;height:4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" filled="f" strokecolor="black [3213]" strokeweight=".5pt">
                  <v:textbox inset="2.85489mm,2.85489mm,2.85489mm,2.85489mm">
                    <w:txbxContent>
                      <w:p w14:paraId="3BD1FFD7" w14:textId="6CE42D1E" w:rsidR="00CB53A6" w:rsidRPr="001A2E5F" w:rsidRDefault="001A2E5F" w:rsidP="00CB53A6">
                        <w:pPr>
                          <w:rPr>
                            <w:rFonts w:ascii="Calibri Light" w:eastAsia="Calibri" w:hAnsi="Calibri Light" w:cs="Arial"/>
                            <w:color w:val="000000"/>
                            <w:lang w:val="en-CA"/>
                          </w:rPr>
                        </w:pPr>
                        <w:r>
                          <w:rPr>
                            <w:rFonts w:ascii="Calibri Light" w:eastAsia="Calibri" w:hAnsi="Calibri Light" w:cs="Arial"/>
                            <w:color w:val="000000"/>
                            <w:lang w:val="en-CA"/>
                          </w:rPr>
                          <w:t>Appointment</w:t>
                        </w:r>
                      </w:p>
                    </w:txbxContent>
                  </v:textbox>
                </v:rect>
                <v:rect id="Rectangle 89246839" o:spid="_x0000_s1043" style="position:absolute;left:12751;top:14760;width:8735;height:36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" filled="f" strokecolor="black [3213]" strokeweight=".5pt">
                  <v:textbox style="mso-fit-shape-to-text:t" inset="2.85489mm,2.85489mm,2.85489mm,2.85489mm">
                    <w:txbxContent>
                      <w:p w14:paraId="0176960F" w14:textId="77777777" w:rsidR="00CB53A6" w:rsidRDefault="00CB53A6" w:rsidP="00CB53A6">
                        <w:pPr>
                          <w:rPr>
                            <w:rFonts w:ascii="Calibri Light" w:eastAsia="Calibri" w:hAnsi="Calibri Light" w:cs="Arial"/>
                            <w:color w:val="000000"/>
                          </w:rPr>
                        </w:pPr>
                        <w:r>
                          <w:rPr>
                            <w:rFonts w:ascii="Calibri Light" w:eastAsia="Calibri" w:hAnsi="Calibri Light" w:cs="Arial"/>
                            <w:color w:val="000000"/>
                          </w:rPr>
                          <w:t>Patient</w:t>
                        </w:r>
                      </w:p>
                    </w:txbxContent>
                  </v:textbox>
                </v:rect>
                <v:oval id="Oval 1583632791" o:spid="_x0000_s1044" style="position:absolute;left:2850;top:7841;width:8040;height:30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" filled="f" strokecolor="black [3213]" strokeweight="1pt">
                  <v:stroke joinstyle="miter"/>
                  <v:textbox inset="0,0,0,0">
                    <w:txbxContent>
                      <w:p w14:paraId="4ECB0978" w14:textId="758E930F" w:rsidR="0018643A" w:rsidRPr="00EF6A33" w:rsidRDefault="00EF6A3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PatientID</w:t>
                        </w:r>
                      </w:p>
                    </w:txbxContent>
                  </v:textbox>
                </v:oval>
                <v:oval id="Oval 2024127273" o:spid="_x0000_s1045" style="position:absolute;left:18517;top:9248;width:11313;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" filled="f" strokecolor="black [3213]" strokeweight="1pt">
                  <v:stroke joinstyle="miter"/>
                  <v:textbox inset="0,0,0,0">
                    <w:txbxContent>
                      <w:p w14:paraId="66C3B20B" w14:textId="79375191" w:rsidR="0018643A" w:rsidRPr="00EF6A33" w:rsidRDefault="00EF6A33" w:rsidP="0018643A">
                        <w:pPr>
                          <w:rPr>
                            <w:rFonts w:ascii="Calibri Light" w:eastAsia="Calibri" w:hAnsi="Calibri Light" w:cs="Arial"/>
                            <w:color w:val="000000" w:themeColor="text1"/>
                            <w:lang w:val="en-CA"/>
                          </w:rPr>
                        </w:pPr>
                        <w:r w:rsidRPr="00EF6A33">
                          <w:rPr>
                            <w:rFonts w:ascii="Calibri Light" w:eastAsia="Calibri" w:hAnsi="Calibri Light" w:cs="Arial"/>
                            <w:color w:val="000000" w:themeColor="text1"/>
                            <w:lang w:val="en-CA"/>
                          </w:rPr>
                          <w:t>PhoneNumber</w:t>
                        </w:r>
                      </w:p>
                    </w:txbxContent>
                  </v:textbox>
                </v:oval>
                <v:oval id="Oval 583440453" o:spid="_x0000_s1046" style="position:absolute;left:1797;top:12277;width:8040;height:3189;rotation:18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" filled="f" strokecolor="black [3213]" strokeweight="1pt">
                  <v:stroke joinstyle="miter"/>
                  <v:textbox inset="0,0,0,0">
                    <w:txbxContent>
                      <w:p w14:paraId="49217B9F" w14:textId="61C855E9" w:rsidR="0018643A" w:rsidRPr="00EF6A33" w:rsidRDefault="00EF6A3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Email</w:t>
                        </w:r>
                      </w:p>
                    </w:txbxContent>
                  </v:textbox>
                </v:oval>
                <v:oval id="Oval 1506825601" o:spid="_x0000_s1047" style="position:absolute;left:1000;top:15826;width:9083;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" filled="f" strokecolor="black [3213]" strokeweight="1pt">
                  <v:stroke joinstyle="miter"/>
                  <v:textbox inset="0,0,0,0">
                    <w:txbxContent>
                      <w:p w14:paraId="219AA110" w14:textId="50A5A065" w:rsidR="0018643A" w:rsidRPr="00EF6A33" w:rsidRDefault="00EF6A3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DateOfBirth</w:t>
                        </w:r>
                      </w:p>
                    </w:txbxContent>
                  </v:textbox>
                </v:oval>
                <v:line id="Straight Connector 880332921" o:spid="_x0000_s1048" style="position:absolute;flip:x y;visibility:visible;mso-wrap-style:square" from="9712,10428" to="13485,147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" strokecolor="black [3213]" strokeweight=".5pt">
                  <v:stroke joinstyle="miter"/>
                </v:line>
                <v:line id="Straight Connector 434654554" o:spid="_x0000_s1049" style="position:absolute;flip:x y;visibility:visible;mso-wrap-style:square" from="9525,14493" to="12751,16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" strokecolor="black [3200]" strokeweight=".5pt">
                  <v:stroke joinstyle="miter"/>
                </v:line>
                <v:line id="Straight Connector 255536998" o:spid="_x0000_s1050" style="position:absolute;flip:x y;visibility:visible;mso-wrap-style:square" from="10083,17340" to="12747,177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" strokecolor="black [3213]" strokeweight=".5pt">
                  <v:stroke joinstyle="miter"/>
                </v:line>
                <v:line id="Straight Connector 1706461777" o:spid="_x0000_s1051" style="position:absolute;flip:x;visibility:visible;mso-wrap-style:square" from="17429,11833" to="20174,148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" strokecolor="black [3213]" strokeweight=".5pt">
                  <v:stroke joinstyle="miter"/>
                </v:line>
                <v:rect id="Rectangle 1669066936" o:spid="_x0000_s1052" style="position:absolute;left:43670;top:59213;width:6634;height:3669;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" filled="f" strokecolor="black [3213]" strokeweight=".5pt">
                  <v:textbox style="mso-fit-shape-to-text:t" inset="2.85489mm,2.85489mm,2.85489mm,2.85489mm">
                    <w:txbxContent>
                      <w:p w14:paraId="46787F3C" w14:textId="022F467A" w:rsidR="0018643A" w:rsidRDefault="0018643A" w:rsidP="0018643A">
                        <w:pPr>
                          <w:rPr>
                            <w:rFonts w:ascii="Calibri Light" w:eastAsia="Calibri" w:hAnsi="Calibri Light" w:cs="Arial"/>
                            <w:color w:val="000000"/>
                          </w:rPr>
                        </w:pPr>
                        <w:r>
                          <w:rPr>
                            <w:rFonts w:ascii="Calibri Light" w:eastAsia="Calibri" w:hAnsi="Calibri Light" w:cs="Arial"/>
                            <w:color w:val="000000"/>
                          </w:rPr>
                          <w:t>Pa</w:t>
                        </w:r>
                        <w:r w:rsidR="007238F4">
                          <w:rPr>
                            <w:rFonts w:ascii="Calibri Light" w:eastAsia="Calibri" w:hAnsi="Calibri Light" w:cs="Arial"/>
                            <w:color w:val="000000"/>
                          </w:rPr>
                          <w:t>yment</w:t>
                        </w:r>
                      </w:p>
                    </w:txbxContent>
                  </v:textbox>
                </v:rect>
                <v:line id="Straight Connector 1160158964" o:spid="_x0000_s1053" style="position:absolute;flip:y;visibility:visible;mso-wrap-style:square" from="46774,46906" to="46774,524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" strokecolor="black [3213]" strokeweight="1pt">
                  <v:stroke joinstyle="miter"/>
                </v:line>
                <v:line id="Straight Connector 1564258227" o:spid="_x0000_s1054" style="position:absolute;flip:x y;visibility:visible;mso-wrap-style:square" from="47879,46906" to="52482,49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" strokecolor="black [3213]" strokeweight=".5pt">
                  <v:stroke joinstyle="miter"/>
                </v:line>
                <v:line id="Straight Connector 1940181604" o:spid="_x0000_s1055" style="position:absolute;flip:x y;visibility:visible;mso-wrap-style:square" from="50083,46229" to="53982,474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" strokecolor="black [3213]" strokeweight=".5pt">
                  <v:stroke joinstyle="miter"/>
                </v:line>
                <v:line id="Straight Connector 212062813" o:spid="_x0000_s1056" style="position:absolute;flip:x;visibility:visible;mso-wrap-style:square" from="50083,44838" to="53982,454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" strokecolor="black [3213]" strokeweight=".5pt">
                  <v:stroke joinstyle="miter"/>
                </v:line>
                <v:line id="Straight Connector 506850154" o:spid="_x0000_s1057" style="position:absolute;flip:x;visibility:visible;mso-wrap-style:square" from="50083,41220" to="53982,441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" strokecolor="black [3213]" strokeweight=".5pt">
                  <v:stroke joinstyle="miter"/>
                </v:line>
                <v:line id="Straight Connector 122656536" o:spid="_x0000_s1058" style="position:absolute;flip:x;visibility:visible;mso-wrap-style:square" from="49190,38771" to="51455,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" strokecolor="black [3213]" strokeweight=".5pt">
                  <v:stroke joinstyle="miter"/>
                </v:line>
                <v:oval id="Oval 541867817" o:spid="_x0000_s1059" style="position:absolute;left:49422;top:35981;width:12599;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" filled="f" strokecolor="black [3213]" strokeweight="1pt">
                  <v:stroke joinstyle="miter"/>
                  <v:textbox inset="0,0,0,0">
                    <w:txbxContent>
                      <w:p w14:paraId="6FAE5919" w14:textId="67860973"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AppointmentID</w:t>
                        </w:r>
                      </w:p>
                    </w:txbxContent>
                  </v:textbox>
                </v:oval>
                <v:oval id="Oval 1944636211" o:spid="_x0000_s1060" style="position:absolute;left:53477;top:39095;width:13729;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" filled="f" strokecolor="black [3213]" strokeweight="1pt">
                  <v:stroke joinstyle="miter"/>
                  <v:textbox inset="0,0,0,0">
                    <w:txbxContent>
                      <w:p w14:paraId="448DD719" w14:textId="6C546A02"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AppointmentTime</w:t>
                        </w:r>
                      </w:p>
                    </w:txbxContent>
                  </v:textbox>
                </v:oval>
                <v:oval id="Oval 1565243847" o:spid="_x0000_s1061" style="position:absolute;left:53839;top:43194;width:7465;height:22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" filled="f" strokecolor="black [3213]" strokeweight="1pt">
                  <v:stroke joinstyle="miter"/>
                  <v:textbox inset="0,0,0,0">
                    <w:txbxContent>
                      <w:p w14:paraId="7AD3EB1F" w14:textId="60CFB377"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Status</w:t>
                        </w:r>
                      </w:p>
                    </w:txbxContent>
                  </v:textbox>
                </v:oval>
                <v:oval id="Oval 1286357148" o:spid="_x0000_s1062" style="position:absolute;left:53982;top:46210;width:13956;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" filled="f" strokecolor="black [3213]" strokeweight="1pt">
                  <v:stroke joinstyle="miter"/>
                  <v:textbox inset="0,0,0,0">
                    <w:txbxContent>
                      <w:p w14:paraId="2C4820C8" w14:textId="047ACBF6"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AppointmentDate</w:t>
                        </w:r>
                      </w:p>
                    </w:txbxContent>
                  </v:textbox>
                </v:oval>
                <v:oval id="Oval 1780285959" o:spid="_x0000_s1063" style="position:absolute;left:51716;top:49245;width:8039;height:3029;rotation:1037717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" filled="f" strokecolor="black [3213]" strokeweight="1pt">
                  <v:stroke joinstyle="miter"/>
                  <v:textbox inset="0,0,0,0">
                    <w:txbxContent>
                      <w:p w14:paraId="3838FBF9" w14:textId="387AE7BC" w:rsidR="0018643A" w:rsidRPr="00980693" w:rsidRDefault="00980693"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Notes</w:t>
                        </w:r>
                      </w:p>
                    </w:txbxContent>
                  </v:textbox>
                </v:oval>
                <v:shape id="Flowchart: Decision 6" o:spid="_x0000_s1064" type="#_x0000_t110" style="position:absolute;left:24167;top:43507;width:11849;height:3848;rotation:180;flip:y;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" filled="f" strokecolor="black [3213]" strokeweight="1pt">
                  <v:textbox inset="0,0,0,0">
                    <w:txbxContent>
                      <w:p w14:paraId="20E1DFC4" w14:textId="630709EB" w:rsidR="0018643A" w:rsidRPr="00A43E72" w:rsidRDefault="00A43E72" w:rsidP="0018643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AssignedTo</w:t>
                        </w:r>
                      </w:p>
                    </w:txbxContent>
                  </v:textbox>
                </v:shape>
                <v:shape id="Flowchart: Decision 6" o:spid="_x0000_s1065" type="#_x0000_t110" style="position:absolute;left:26556;top:15026;width:18071;height:33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" filled="f" strokecolor="black [3213]" strokeweight="1pt">
                  <v:textbox style="mso-fit-shape-to-text:t" inset="0,0,0,0">
                    <w:txbxContent>
                      <w:p w14:paraId="09436B74" w14:textId="4E6742E6" w:rsidR="00EF6A33" w:rsidRPr="00A43E72" w:rsidRDefault="00A43E72"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CoveredBy</w:t>
                        </w:r>
                      </w:p>
                    </w:txbxContent>
                  </v:textbox>
                </v:shape>
                <v:rect id="Rectangle 2094671685" o:spid="_x0000_s1066" style="position:absolute;left:47879;top:14845;width:8591;height:47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" filled="f" strokecolor="black [3213]" strokeweight=".5pt">
                  <v:textbox inset="2.85489mm,2.85489mm,2.85489mm,2.85489mm">
                    <w:txbxContent>
                      <w:p w14:paraId="01525DAB" w14:textId="1B7062EE" w:rsidR="00EF6A33" w:rsidRPr="00BB6F1A" w:rsidRDefault="00BB6F1A" w:rsidP="00EF6A33">
                        <w:pPr>
                          <w:rPr>
                            <w:rFonts w:ascii="Calibri Light" w:eastAsia="Calibri" w:hAnsi="Calibri Light" w:cs="Arial"/>
                            <w:color w:val="000000"/>
                            <w:lang w:val="en-CA"/>
                          </w:rPr>
                        </w:pPr>
                        <w:r>
                          <w:rPr>
                            <w:rFonts w:ascii="Calibri Light" w:eastAsia="Calibri" w:hAnsi="Calibri Light" w:cs="Arial"/>
                            <w:color w:val="000000"/>
                            <w:lang w:val="en-CA"/>
                          </w:rPr>
                          <w:t>Insurance</w:t>
                        </w:r>
                      </w:p>
                    </w:txbxContent>
                  </v:textbox>
                </v:rect>
                <v:line id="Straight Connector 1265504998" o:spid="_x0000_s1067" style="position:absolute;flip:x y;visibility:visible;mso-wrap-style:square" from="20634,18495" to="21981,250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" strokecolor="black [3213]" strokeweight=".5pt">
                  <v:stroke joinstyle="miter"/>
                </v:line>
                <v:shape id="Flowchart: Decision 6" o:spid="_x0000_s1068" type="#_x0000_t110" style="position:absolute;left:13713;top:22744;width:8268;height:4623;rotation:180;flip:y;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" filled="f" strokecolor="black [3213]" strokeweight="1pt">
                  <v:textbox inset="0,0,0,0">
                    <w:txbxContent>
                      <w:p w14:paraId="3ECC545E" w14:textId="73A1C7E1" w:rsidR="00EF6A33" w:rsidRPr="001A6123" w:rsidRDefault="001A6123"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Refferal</w:t>
                        </w:r>
                      </w:p>
                    </w:txbxContent>
                  </v:textbox>
                </v:shape>
                <v:oval id="Oval 1257688099" o:spid="_x0000_s1069" style="position:absolute;left:2850;top:30865;width:13170;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" filled="f" strokecolor="black [3213]" strokeweight="1pt">
                  <v:stroke joinstyle="miter"/>
                  <v:textbox inset="0,0,0,0">
                    <w:txbxContent>
                      <w:p w14:paraId="7B21F95C" w14:textId="1DC726F5" w:rsidR="00EF6A33" w:rsidRPr="00BB6F1A" w:rsidRDefault="00BB6F1A"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RelationshipType</w:t>
                        </w:r>
                      </w:p>
                    </w:txbxContent>
                  </v:textbox>
                </v:oval>
                <v:oval id="Oval 1782513033" o:spid="_x0000_s1070" style="position:absolute;left:18517;top:31065;width:8039;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" filled="f" strokecolor="black [3213]" strokeweight="1pt">
                  <v:stroke joinstyle="miter"/>
                  <v:textbox inset="0,0,0,0">
                    <w:txbxContent>
                      <w:p w14:paraId="287683C5" w14:textId="5E552110" w:rsidR="00EF6A33" w:rsidRPr="00BB6F1A" w:rsidRDefault="00BB6F1A"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ReferrralDte</w:t>
                        </w:r>
                      </w:p>
                    </w:txbxContent>
                  </v:textbox>
                </v:oval>
                <v:line id="Straight Connector 1808145500" o:spid="_x0000_s1071" style="position:absolute;flip:y;visibility:visible;mso-wrap-style:square" from="12306,26322" to="16020,308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" strokecolor="black [3213]" strokeweight=".5pt">
                  <v:stroke joinstyle="miter"/>
                </v:line>
                <v:line id="Straight Connector 663432443" o:spid="_x0000_s1072" style="position:absolute;flip:x y;visibility:visible;mso-wrap-style:square" from="18517,26322" to="21949,30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" strokecolor="black [3213]" strokeweight=".5pt">
                  <v:stroke joinstyle="miter"/>
                </v:line>
                <v:shape id="Flowchart: Decision 6" o:spid="_x0000_s1073" type="#_x0000_t110" style="position:absolute;left:25980;top:27397;width:15507;height: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" filled="f" strokecolor="black [3213]" strokeweight="1pt">
                  <v:textbox inset="0,0,0,0">
                    <w:txbxContent>
                      <w:p w14:paraId="2441DA54" w14:textId="44E87824" w:rsidR="00EF6A33" w:rsidRPr="00A43E72" w:rsidRDefault="00A43E72" w:rsidP="00EF6A33">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Books</w:t>
                        </w:r>
                      </w:p>
                    </w:txbxContent>
                  </v:textbox>
                </v:shape>
                <v:line id="Straight Connector 1237298801" o:spid="_x0000_s1074" style="position:absolute;flip:x y;visibility:visible;mso-wrap-style:square" from="37160,31062" to="45378,41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" strokecolor="black [3213]" strokeweight="2.5pt">
                  <v:stroke linestyle="thinThin" joinstyle="miter"/>
                </v:line>
                <v:line id="Straight Connector 2105901075" o:spid="_x0000_s1075" style="position:absolute;flip:y;visibility:visible;mso-wrap-style:square" from="42746,62913" to="45873,65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" strokecolor="black [3213]" strokeweight=".5pt">
                  <v:stroke joinstyle="miter"/>
                </v:line>
                <v:line id="Straight Connector 110447253" o:spid="_x0000_s1076" style="position:absolute;flip:x y;visibility:visible;mso-wrap-style:square" from="43884,68891" to="44627,720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" strokecolor="black [3213]" strokeweight="2.5pt">
                  <v:stroke linestyle="thinThin" joinstyle="miter"/>
                </v:line>
                <v:line id="Straight Connector 900100641" o:spid="_x0000_s1077" style="position:absolute;visibility:visible;mso-wrap-style:square" from="49233,10872" to="52175,148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" strokecolor="black [3213]" strokeweight=".5pt">
                  <v:stroke joinstyle="miter"/>
                </v:line>
                <v:line id="Straight Connector 1453383959" o:spid="_x0000_s1078" style="position:absolute;flip:x;visibility:visible;mso-wrap-style:square" from="54465,10958" to="56236,148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" strokecolor="black [3213]" strokeweight=".5pt">
                  <v:stroke joinstyle="miter"/>
                </v:line>
                <v:line id="Straight Connector 1213648852" o:spid="_x0000_s1079" style="position:absolute;flip:x;visibility:visible;mso-wrap-style:square" from="56480,15464" to="59022,170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" strokecolor="black [3213]" strokeweight=".5pt">
                  <v:stroke joinstyle="miter"/>
                </v:line>
                <v:line id="Straight Connector 1480970656" o:spid="_x0000_s1080" style="position:absolute;flip:x;visibility:visible;mso-wrap-style:square" from="44627,19692" to="50939,23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" strokecolor="black [3213]" strokeweight=".5pt">
                  <v:stroke joinstyle="miter"/>
                </v:line>
                <v:line id="Straight Connector 306243651" o:spid="_x0000_s1081" style="position:absolute;visibility:visible;mso-wrap-style:square" from="54465,20071" to="56236,236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" strokecolor="black [3213]" strokeweight=".5pt">
                  <v:stroke joinstyle="miter"/>
                </v:line>
                <v:line id="Straight Connector 344422479" o:spid="_x0000_s1082" style="position:absolute;flip:x;visibility:visible;mso-wrap-style:square" from="8399,18495" to="13083,20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" strokecolor="black [3213]" strokeweight=".5pt">
                  <v:stroke joinstyle="miter"/>
                </v:line>
                <v:oval id="Oval 1695782120" o:spid="_x0000_s1083" style="position:absolute;left:359;top:19042;width:8040;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" filled="f" strokecolor="black [3213]" strokeweight="1pt">
                  <v:stroke joinstyle="miter"/>
                  <v:textbox inset="0,0,0,0">
                    <w:txbxContent>
                      <w:p w14:paraId="7C30A555" w14:textId="0E44F8AD" w:rsidR="00EF6A33" w:rsidRPr="00BB6F1A" w:rsidRDefault="00BB6F1A" w:rsidP="00EF6A33">
                        <w:pPr>
                          <w:rPr>
                            <w:rFonts w:ascii="Calibri Light" w:eastAsia="Calibri" w:hAnsi="Calibri Light" w:cs="Arial"/>
                            <w:color w:val="000000"/>
                            <w:lang w:val="en-CA"/>
                          </w:rPr>
                        </w:pPr>
                        <w:r>
                          <w:rPr>
                            <w:rFonts w:ascii="Calibri Light" w:eastAsia="Calibri" w:hAnsi="Calibri Light" w:cs="Arial"/>
                            <w:color w:val="000000"/>
                            <w:lang w:val="en-CA"/>
                          </w:rPr>
                          <w:t>Address</w:t>
                        </w:r>
                      </w:p>
                    </w:txbxContent>
                  </v:textbox>
                </v:oval>
                <v:oval id="Oval 749953922" o:spid="_x0000_s1084" style="position:absolute;left:42746;top:8798;width:10731;height:23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" filled="f" strokecolor="black [3213]" strokeweight="1pt">
                  <v:stroke joinstyle="miter"/>
                  <v:textbox style="mso-fit-shape-to-text:t" inset="0,0,0,0">
                    <w:txbxContent>
                      <w:p w14:paraId="674B017E" w14:textId="55AAFEDE"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InsuranceID</w:t>
                        </w:r>
                      </w:p>
                    </w:txbxContent>
                  </v:textbox>
                </v:oval>
                <v:oval id="Oval 509251836" o:spid="_x0000_s1085" style="position:absolute;left:52842;top:5647;width:11296;height:53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" filled="f" strokecolor="black [3213]" strokeweight="1pt">
                  <v:stroke joinstyle="miter"/>
                  <v:textbox inset="0,0,0,0">
                    <w:txbxContent>
                      <w:p w14:paraId="50D0AF96" w14:textId="6A807A13"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PolicyNumber</w:t>
                        </w:r>
                      </w:p>
                    </w:txbxContent>
                  </v:textbox>
                </v:oval>
                <v:oval id="Oval 1249722860" o:spid="_x0000_s1086" style="position:absolute;left:57461;top:10872;width:10659;height:53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" filled="f" strokecolor="black [3213]" strokeweight="1pt">
                  <v:stroke joinstyle="miter"/>
                  <v:textbox inset="0,0,0,0">
                    <w:txbxContent>
                      <w:p w14:paraId="24871A60" w14:textId="443B589F"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ProviderName</w:t>
                        </w:r>
                      </w:p>
                    </w:txbxContent>
                  </v:textbox>
                </v:oval>
                <v:oval id="Oval 101464671" o:spid="_x0000_s1087" style="position:absolute;left:57936;top:18496;width:9270;height:42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" filled="f" strokecolor="black [3213]" strokeweight="1pt">
                  <v:stroke joinstyle="miter"/>
                  <v:textbox inset="0,0,0,0">
                    <w:txbxContent>
                      <w:p w14:paraId="274CA078" w14:textId="5F90C56C"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CoveragePercentage</w:t>
                        </w:r>
                      </w:p>
                    </w:txbxContent>
                  </v:textbox>
                </v:oval>
                <v:oval id="Oval 1869364308" o:spid="_x0000_s1088" style="position:absolute;left:50870;top:23695;width:10646;height: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" filled="f" strokecolor="black [3213]" strokeweight="1pt">
                  <v:stroke joinstyle="miter"/>
                  <v:textbox inset="0,0,0,0">
                    <w:txbxContent>
                      <w:p w14:paraId="7841EB6F" w14:textId="784A013A" w:rsidR="00BB6F1A" w:rsidRPr="00BB6F1A" w:rsidRDefault="00BB6F1A" w:rsidP="00BB6F1A">
                        <w:pPr>
                          <w:rPr>
                            <w:rFonts w:ascii="Calibri Light" w:eastAsia="Calibri" w:hAnsi="Calibri Light" w:cs="Arial"/>
                            <w:color w:val="000000"/>
                            <w:lang w:val="en-CA"/>
                          </w:rPr>
                        </w:pPr>
                        <w:r>
                          <w:rPr>
                            <w:rFonts w:ascii="Calibri Light" w:eastAsia="Calibri" w:hAnsi="Calibri Light" w:cs="Arial"/>
                            <w:color w:val="000000"/>
                            <w:lang w:val="en-CA"/>
                          </w:rPr>
                          <w:t>MaxCoverage</w:t>
                        </w:r>
                      </w:p>
                    </w:txbxContent>
                  </v:textbox>
                </v:oval>
                <v:oval id="Oval 2075910542" o:spid="_x0000_s1089" style="position:absolute;left:39171;top:23921;width:10912;height:2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" filled="f" strokecolor="black [3213]" strokeweight="1pt">
                  <v:stroke joinstyle="miter"/>
                  <v:textbox style="mso-fit-shape-to-text:t" inset="0,0,0,0">
                    <w:txbxContent>
                      <w:p w14:paraId="62C0CC0D" w14:textId="5CCEB9F0" w:rsidR="00BB6F1A" w:rsidRDefault="00BB6F1A" w:rsidP="00BB6F1A">
                        <w:pPr>
                          <w:rPr>
                            <w:rFonts w:ascii="Calibri Light" w:eastAsia="Calibri" w:hAnsi="Calibri Light" w:cs="Arial"/>
                            <w:color w:val="000000"/>
                          </w:rPr>
                        </w:pPr>
                        <w:r>
                          <w:rPr>
                            <w:rFonts w:ascii="Calibri Light" w:eastAsia="Calibri" w:hAnsi="Calibri Light" w:cs="Arial"/>
                            <w:color w:val="000000"/>
                          </w:rPr>
                          <w:t>CoverageType</w:t>
                        </w:r>
                      </w:p>
                    </w:txbxContent>
                  </v:textbox>
                </v:oval>
                <v:line id="Straight Connector 1660155440" o:spid="_x0000_s1090" style="position:absolute;visibility:visible;mso-wrap-style:square" from="56529,18496" to="57936,206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" strokecolor="black [3213]" strokeweight=".5pt">
                  <v:stroke joinstyle="miter"/>
                </v:line>
                <v:rect id="Rectangle 1288498465" o:spid="_x0000_s1091" style="position:absolute;left:7333;top:65169;width:11364;height:3986;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" filled="f" strokecolor="black [3213]" strokeweight="3pt">
                  <v:stroke linestyle="thinThin"/>
                  <v:textbox style="mso-fit-shape-to-text:t" inset="2.85489mm,2.85489mm,2.85489mm,2.85489mm">
                    <w:txbxContent>
                      <w:p w14:paraId="77B8BE58" w14:textId="2F911919" w:rsidR="00BB6F1A" w:rsidRPr="001A2E5F" w:rsidRDefault="001A2E5F" w:rsidP="00BB6F1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Dentist_Schedule</w:t>
                        </w:r>
                      </w:p>
                    </w:txbxContent>
                  </v:textbox>
                </v:rect>
                <v:shape id="Flowchart: Decision 7" o:spid="_x0000_s1092" type="#_x0000_t110" style="position:absolute;left:13577;top:55378;width:6918;height:38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" filled="f" strokecolor="black [3213]" strokeweight="3pt">
                  <v:stroke linestyle="thinThin"/>
                  <v:textbox style="mso-fit-shape-to-text:t" inset="0,0,0,0">
                    <w:txbxContent>
                      <w:p w14:paraId="21D25A98" w14:textId="6C15F9FC" w:rsidR="00BB6F1A" w:rsidRPr="00A43E72" w:rsidRDefault="00A43E72" w:rsidP="00BB6F1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Has</w:t>
                        </w:r>
                      </w:p>
                    </w:txbxContent>
                  </v:textbox>
                </v:shape>
                <v:oval id="Oval 1419234875" o:spid="_x0000_s1093" style="position:absolute;left:7132;top:39285;width:8040;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" filled="f" strokecolor="black [3213]" strokeweight="1pt">
                  <v:stroke joinstyle="miter"/>
                  <v:textbox inset="0,0,0,0">
                    <w:txbxContent>
                      <w:p w14:paraId="7781E5CA" w14:textId="3E18A903"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Name</w:t>
                        </w:r>
                      </w:p>
                    </w:txbxContent>
                  </v:textbox>
                </v:oval>
                <v:oval id="Oval 1406202232" o:spid="_x0000_s1094" style="position:absolute;left:2043;top:42420;width:8040;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" filled="f" strokecolor="black [3213]" strokeweight="1pt">
                  <v:stroke joinstyle="miter"/>
                  <v:textbox inset="0,0,0,0">
                    <w:txbxContent>
                      <w:p w14:paraId="5FC8EE6A" w14:textId="78785118"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Email</w:t>
                        </w:r>
                      </w:p>
                    </w:txbxContent>
                  </v:textbox>
                </v:oval>
                <v:oval id="Oval 1071383153" o:spid="_x0000_s1095" style="position:absolute;left:1450;top:46216;width:8039;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" filled="f" strokecolor="black [3213]" strokeweight="1pt">
                  <v:stroke joinstyle="miter"/>
                  <v:textbox inset="0,0,0,0">
                    <w:txbxContent>
                      <w:p w14:paraId="79D0E3EB" w14:textId="2A62886F"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Specialization</w:t>
                        </w:r>
                      </w:p>
                    </w:txbxContent>
                  </v:textbox>
                </v:oval>
                <v:oval id="Oval 1119972587" o:spid="_x0000_s1096" style="position:absolute;left:15847;top:38774;width:8039;height:33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" filled="f" strokecolor="black [3213]" strokeweight="1pt">
                  <v:stroke joinstyle="miter"/>
                  <v:textbox inset="0,0,0,0">
                    <w:txbxContent>
                      <w:p w14:paraId="5FF5CA00" w14:textId="299EB392"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DentistID</w:t>
                        </w:r>
                      </w:p>
                    </w:txbxContent>
                  </v:textbox>
                </v:oval>
                <v:line id="Straight Connector 306039504" o:spid="_x0000_s1097" style="position:absolute;flip:x;visibility:visible;mso-wrap-style:square" from="11653,48206" to="13577,50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" strokecolor="black [3213]" strokeweight=".5pt">
                  <v:stroke joinstyle="miter"/>
                </v:line>
                <v:line id="Straight Connector 1872143333" o:spid="_x0000_s1098" style="position:absolute;flip:x;visibility:visible;mso-wrap-style:square" from="9588,47401" to="13083,474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" strokecolor="black [3213]" strokeweight=".5pt">
                  <v:stroke joinstyle="miter"/>
                </v:line>
                <v:line id="Straight Connector 1402130487" o:spid="_x0000_s1099" style="position:absolute;flip:x y;visibility:visible;mso-wrap-style:square" from="9525,44538" to="12819,463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" strokecolor="black [3213]" strokeweight=".5pt">
                  <v:stroke joinstyle="miter"/>
                </v:line>
                <v:line id="Straight Connector 1234359748" o:spid="_x0000_s1100" style="position:absolute;flip:x y;visibility:visible;mso-wrap-style:square" from="12171,42162" to="14095,448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" strokecolor="black [3213]" strokeweight=".5pt">
                  <v:stroke joinstyle="miter"/>
                </v:line>
                <v:oval id="Oval 1163871428" o:spid="_x0000_s1101" style="position:absolute;left:1450;top:50092;width:10856;height:29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" filled="f" strokecolor="black [3213]" strokeweight="1pt">
                  <v:stroke joinstyle="miter"/>
                  <v:textbox inset="0,0,0,0">
                    <w:txbxContent>
                      <w:p w14:paraId="4DC24D63" w14:textId="09056392" w:rsidR="00317484" w:rsidRPr="00317484" w:rsidRDefault="00317484" w:rsidP="00317484">
                        <w:pPr>
                          <w:rPr>
                            <w:rFonts w:ascii="Calibri Light" w:eastAsia="Calibri" w:hAnsi="Calibri Light" w:cs="Arial"/>
                            <w:color w:val="000000"/>
                            <w:lang w:val="en-CA"/>
                          </w:rPr>
                        </w:pPr>
                        <w:r>
                          <w:rPr>
                            <w:rFonts w:ascii="Calibri Light" w:eastAsia="Calibri" w:hAnsi="Calibri Light" w:cs="Arial"/>
                            <w:color w:val="000000"/>
                            <w:lang w:val="en-CA"/>
                          </w:rPr>
                          <w:t>PhoneNumber</w:t>
                        </w:r>
                      </w:p>
                    </w:txbxContent>
                  </v:textbox>
                </v:oval>
                <v:line id="Straight Connector 1143024571" o:spid="_x0000_s1102" style="position:absolute;flip:y;visibility:visible;mso-wrap-style:square" from="15713,42162" to="19134,445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" strokecolor="black [3213]" strokeweight=".5pt">
                  <v:stroke joinstyle="miter"/>
                </v:line>
                <v:oval id="Oval 1620544275" o:spid="_x0000_s1103" style="position:absolute;left:683;top:71416;width:8039;height:3802;rotation:18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" filled="f" strokecolor="black [3213]" strokeweight="1pt">
                  <v:stroke joinstyle="miter"/>
                  <v:textbox inset="0,0,0,0">
                    <w:txbxContent>
                      <w:p w14:paraId="62D9983B" w14:textId="4C978FB5" w:rsidR="00317484" w:rsidRPr="00FB7D0A" w:rsidRDefault="00FB7D0A" w:rsidP="00317484">
                        <w:pPr>
                          <w:rPr>
                            <w:rFonts w:ascii="Calibri Light" w:eastAsia="Calibri" w:hAnsi="Calibri Light" w:cs="Arial"/>
                            <w:color w:val="000000"/>
                            <w:lang w:val="en-CA"/>
                          </w:rPr>
                        </w:pPr>
                        <w:r>
                          <w:rPr>
                            <w:rFonts w:ascii="Calibri Light" w:eastAsia="Calibri" w:hAnsi="Calibri Light" w:cs="Arial"/>
                            <w:color w:val="000000"/>
                            <w:lang w:val="en-CA"/>
                          </w:rPr>
                          <w:t>Room</w:t>
                        </w:r>
                      </w:p>
                    </w:txbxContent>
                  </v:textbox>
                </v:oval>
                <v:oval id="Oval 822440995" o:spid="_x0000_s1104" style="position:absolute;left:15463;top:73762;width:8039;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" filled="f" strokecolor="black [3213]" strokeweight="1pt">
                  <v:stroke joinstyle="miter"/>
                  <v:textbox inset="0,0,0,0">
                    <w:txbxContent>
                      <w:p w14:paraId="68B92225" w14:textId="423FB713" w:rsidR="00317484" w:rsidRPr="00FB7D0A" w:rsidRDefault="00FB7D0A" w:rsidP="00317484">
                        <w:pPr>
                          <w:rPr>
                            <w:rFonts w:ascii="Calibri Light" w:eastAsia="Calibri" w:hAnsi="Calibri Light" w:cs="Arial"/>
                            <w:color w:val="000000"/>
                            <w:lang w:val="en-CA"/>
                          </w:rPr>
                        </w:pPr>
                        <w:r>
                          <w:rPr>
                            <w:rFonts w:ascii="Calibri Light" w:eastAsia="Calibri" w:hAnsi="Calibri Light" w:cs="Arial"/>
                            <w:color w:val="000000"/>
                            <w:lang w:val="en-CA"/>
                          </w:rPr>
                          <w:t>EndTime</w:t>
                        </w:r>
                      </w:p>
                    </w:txbxContent>
                  </v:textbox>
                </v:oval>
                <v:oval id="Oval 654095579" o:spid="_x0000_s1105" style="position:absolute;left:21381;top:69561;width:8039;height:30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" filled="f" strokecolor="black [3213]" strokeweight="1pt">
                  <v:stroke joinstyle="miter"/>
                  <v:textbox inset="0,0,0,0">
                    <w:txbxContent>
                      <w:p w14:paraId="4B17F9AB" w14:textId="7D9288C6" w:rsidR="00FB7D0A" w:rsidRPr="00FB7D0A" w:rsidRDefault="00FB7D0A" w:rsidP="00FB7D0A">
                        <w:pPr>
                          <w:rPr>
                            <w:rFonts w:ascii="Calibri Light" w:eastAsia="Calibri" w:hAnsi="Calibri Light" w:cs="Arial"/>
                            <w:color w:val="000000"/>
                            <w:lang w:val="en-CA"/>
                          </w:rPr>
                        </w:pPr>
                        <w:r>
                          <w:rPr>
                            <w:rFonts w:ascii="Calibri Light" w:eastAsia="Calibri" w:hAnsi="Calibri Light" w:cs="Arial"/>
                            <w:color w:val="000000"/>
                            <w:lang w:val="en-CA"/>
                          </w:rPr>
                          <w:t>StartTime</w:t>
                        </w:r>
                      </w:p>
                    </w:txbxContent>
                  </v:textbox>
                </v:oval>
                <v:oval id="Oval 899662543" o:spid="_x0000_s1106" style="position:absolute;left:7331;top:75438;width:8039;height:3577;rotation:-11588447fd;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" filled="f" strokecolor="black [3213]" strokeweight="1pt">
                  <v:stroke joinstyle="miter"/>
                  <v:textbox inset="0,0,0,0">
                    <w:txbxContent>
                      <w:p w14:paraId="7696B9C8" w14:textId="2774CD3F" w:rsidR="00FB7D0A" w:rsidRPr="00FB7D0A" w:rsidRDefault="00FB7D0A" w:rsidP="00FB7D0A">
                        <w:pPr>
                          <w:rPr>
                            <w:rFonts w:ascii="Calibri Light" w:eastAsia="Calibri" w:hAnsi="Calibri Light" w:cs="Arial"/>
                            <w:color w:val="000000"/>
                            <w:lang w:val="en-CA"/>
                          </w:rPr>
                        </w:pPr>
                        <w:r>
                          <w:rPr>
                            <w:rFonts w:ascii="Calibri Light" w:eastAsia="Calibri" w:hAnsi="Calibri Light" w:cs="Arial"/>
                            <w:color w:val="000000"/>
                            <w:lang w:val="en-CA"/>
                          </w:rPr>
                          <w:t>DayOfWeek</w:t>
                        </w:r>
                      </w:p>
                    </w:txbxContent>
                  </v:textbox>
                </v:oval>
                <v:line id="Straight Connector 391394806" o:spid="_x0000_s1107" style="position:absolute;flip:y;visibility:visible;mso-wrap-style:square" from="11252,69459" to="11789,75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" strokecolor="black [3213]" strokeweight=".5pt">
                  <v:stroke joinstyle="miter"/>
                </v:line>
                <v:line id="Straight Connector 261497635" o:spid="_x0000_s1108" style="position:absolute;flip:x;visibility:visible;mso-wrap-style:square" from="49509,60563" to="56529,6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" strokecolor="black [3213]" strokeweight=".5pt">
                  <v:stroke joinstyle="miter"/>
                </v:line>
                <v:line id="Straight Connector 608224221" o:spid="_x0000_s1109" style="position:absolute;flip:x y;visibility:visible;mso-wrap-style:square" from="17022,69561" to="19483,737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" strokecolor="black [3213]" strokeweight=".5pt">
                  <v:stroke joinstyle="miter"/>
                </v:line>
                <v:oval id="Oval 875016890" o:spid="_x0000_s1110" style="position:absolute;left:51455;top:56020;width:11300;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" filled="f" strokecolor="black [3213]" strokeweight="1pt">
                  <v:stroke joinstyle="miter"/>
                  <v:textbox inset="0,0,0,0">
                    <w:txbxContent>
                      <w:p w14:paraId="34485CA9" w14:textId="45C683EA"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PaymentStatus</w:t>
                        </w:r>
                      </w:p>
                    </w:txbxContent>
                  </v:textbox>
                </v:oval>
                <v:oval id="Oval 96679483" o:spid="_x0000_s1111" style="position:absolute;left:56529;top:59053;width:11409;height:30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" filled="f" strokecolor="black [3213]" strokeweight="1pt">
                  <v:stroke joinstyle="miter"/>
                  <v:textbox inset="0,0,0,0">
                    <w:txbxContent>
                      <w:p w14:paraId="4528A702" w14:textId="2EE06B4A"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TotalA</w:t>
                        </w:r>
                        <w:r w:rsidR="00980693">
                          <w:rPr>
                            <w:rFonts w:ascii="Calibri Light" w:eastAsia="Calibri" w:hAnsi="Calibri Light" w:cs="Arial"/>
                            <w:color w:val="000000" w:themeColor="text1"/>
                            <w:lang w:val="en-CA"/>
                          </w:rPr>
                          <w:t>mount</w:t>
                        </w:r>
                      </w:p>
                    </w:txbxContent>
                  </v:textbox>
                </v:oval>
                <v:oval id="Oval 386798412" o:spid="_x0000_s1112" style="position:absolute;left:52842;top:62884;width:13133;height:42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" filled="f" strokecolor="black [3213]" strokeweight="1pt">
                  <v:stroke joinstyle="miter"/>
                  <v:textbox inset="0,0,0,0">
                    <w:txbxContent>
                      <w:p w14:paraId="2ABD6512" w14:textId="074C86A9" w:rsidR="00FB7D0A" w:rsidRPr="00980693" w:rsidRDefault="00980693"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PaymentMethod</w:t>
                        </w:r>
                      </w:p>
                    </w:txbxContent>
                  </v:textbox>
                </v:oval>
                <v:oval id="Oval 1953116629" o:spid="_x0000_s1113" style="position:absolute;left:31132;top:56214;width:10355;height:30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" filled="f" strokecolor="black [3213]" strokeweight="1pt">
                  <v:stroke joinstyle="miter"/>
                  <v:textbox inset="0,0,0,0">
                    <w:txbxContent>
                      <w:p w14:paraId="0E665881" w14:textId="60227780"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PaymentID</w:t>
                        </w:r>
                      </w:p>
                    </w:txbxContent>
                  </v:textbox>
                </v:oval>
                <v:oval id="Oval 988510537" o:spid="_x0000_s1114" style="position:absolute;left:30033;top:60746;width:11449;height:2890;rotation:-11550081fd;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" filled="f" strokecolor="black [3213]" strokeweight="1pt">
                  <v:stroke joinstyle="miter"/>
                  <v:textbox inset="0,0,0,0">
                    <w:txbxContent>
                      <w:p w14:paraId="2224E0B7" w14:textId="1ED5E8D4" w:rsidR="00FB7D0A" w:rsidRPr="00FB7D0A" w:rsidRDefault="00FB7D0A" w:rsidP="00FB7D0A">
                        <w:pPr>
                          <w:rPr>
                            <w:rFonts w:ascii="Calibri Light" w:eastAsia="Calibri" w:hAnsi="Calibri Light" w:cs="Arial"/>
                            <w:color w:val="000000" w:themeColor="text1"/>
                            <w:lang w:val="en-CA"/>
                          </w:rPr>
                        </w:pPr>
                        <w:r>
                          <w:rPr>
                            <w:rFonts w:ascii="Calibri Light" w:eastAsia="Calibri" w:hAnsi="Calibri Light" w:cs="Arial"/>
                            <w:color w:val="000000" w:themeColor="text1"/>
                            <w:lang w:val="en-CA"/>
                          </w:rPr>
                          <w:t>PaymentDate</w:t>
                        </w:r>
                      </w:p>
                    </w:txbxContent>
                  </v:textbox>
                </v:oval>
                <v:line id="Straight Connector 1527036748" o:spid="_x0000_s1115" style="position:absolute;flip:x y;visibility:visible;mso-wrap-style:square" from="47365,74170" to="53477,79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" strokecolor="black [3213]" strokeweight=".5pt">
                  <v:stroke joinstyle="miter"/>
                </v:line>
                <v:line id="Straight Connector 1225817299" o:spid="_x0000_s1116" style="position:absolute;flip:x;visibility:visible;mso-wrap-style:square" from="49233,57530" to="51455,592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" strokecolor="black [3213]" strokeweight=".5pt">
                  <v:stroke joinstyle="miter"/>
                </v:line>
                <v:line id="Straight Connector 1251193673" o:spid="_x0000_s1117" style="position:absolute;flip:x;visibility:visible;mso-wrap-style:square" from="41212,61077" to="43670,613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" strokecolor="black [3213]" strokeweight=".5pt">
                  <v:stroke joinstyle="miter"/>
                </v:line>
                <v:line id="Straight Connector 212332478" o:spid="_x0000_s1118" style="position:absolute;flip:x y;visibility:visible;mso-wrap-style:square" from="40834,58345" to="43884,603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" strokecolor="black [3213]" strokeweight=".5pt">
                  <v:stroke joinstyle="miter"/>
                </v:line>
                <v:line id="Straight Connector 1596644660" o:spid="_x0000_s1119" style="position:absolute;flip:x y;visibility:visible;mso-wrap-style:square" from="49509,62901" to="53982,64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" strokecolor="black [3213]" strokeweight=".5pt">
                  <v:stroke joinstyle="miter"/>
                </v:line>
                <v:oval id="Oval 926193210" o:spid="_x0000_s1120" style="position:absolute;left:55611;top:73757;width:10351;height:51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" filled="f" strokecolor="black [3213]" strokeweight="1pt">
                  <v:stroke joinstyle="miter"/>
                  <v:textbox inset="0,0,0,0">
                    <w:txbxContent>
                      <w:p w14:paraId="1C6DFA82" w14:textId="24B372B8" w:rsidR="00980693" w:rsidRPr="00980693" w:rsidRDefault="002B3D69" w:rsidP="00980693">
                        <w:pPr>
                          <w:rPr>
                            <w:rFonts w:ascii="Calibri Light" w:eastAsia="Calibri" w:hAnsi="Calibri Light" w:cs="Arial"/>
                            <w:color w:val="000000"/>
                            <w:lang w:val="en-CA"/>
                          </w:rPr>
                        </w:pPr>
                        <w:r>
                          <w:rPr>
                            <w:rFonts w:ascii="Calibri Light" w:eastAsia="Calibri" w:hAnsi="Calibri Light" w:cs="Arial"/>
                            <w:color w:val="000000"/>
                            <w:lang w:val="en-CA"/>
                          </w:rPr>
                          <w:t>InstallmentID</w:t>
                        </w:r>
                      </w:p>
                    </w:txbxContent>
                  </v:textbox>
                </v:oval>
                <v:oval id="Oval 881593339" o:spid="_x0000_s1121" style="position:absolute;left:50106;top:78868;width:10350;height:3209;rotation:18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" filled="f" strokecolor="black [3213]" strokeweight="1pt">
                  <v:stroke joinstyle="miter"/>
                  <v:textbox inset="0,0,0,0">
                    <w:txbxContent>
                      <w:p w14:paraId="31D69E66" w14:textId="4454E2F2" w:rsidR="00980693" w:rsidRPr="00980693" w:rsidRDefault="00980693" w:rsidP="00980693">
                        <w:pPr>
                          <w:rPr>
                            <w:rFonts w:ascii="Calibri Light" w:eastAsia="Calibri" w:hAnsi="Calibri Light" w:cs="Arial"/>
                            <w:color w:val="000000"/>
                            <w:lang w:val="en-CA"/>
                          </w:rPr>
                        </w:pPr>
                        <w:r>
                          <w:rPr>
                            <w:rFonts w:ascii="Calibri Light" w:eastAsia="Calibri" w:hAnsi="Calibri Light" w:cs="Arial"/>
                            <w:color w:val="000000"/>
                            <w:lang w:val="en-CA"/>
                          </w:rPr>
                          <w:t>AmountPaid</w:t>
                        </w:r>
                      </w:p>
                    </w:txbxContent>
                  </v:textbox>
                </v:oval>
                <v:oval id="Oval 960665375" o:spid="_x0000_s1122" style="position:absolute;left:38840;top:79285;width:10350;height:30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" filled="f" strokecolor="black [3213]" strokeweight="1pt">
                  <v:stroke joinstyle="miter"/>
                  <v:textbox inset="0,0,0,0">
                    <w:txbxContent>
                      <w:p w14:paraId="73852928" w14:textId="656105AA" w:rsidR="00980693" w:rsidRPr="00980693" w:rsidRDefault="00980693" w:rsidP="00980693">
                        <w:pPr>
                          <w:rPr>
                            <w:rFonts w:ascii="Calibri Light" w:eastAsia="Calibri" w:hAnsi="Calibri Light" w:cs="Arial"/>
                            <w:color w:val="000000"/>
                            <w:lang w:val="en-CA"/>
                          </w:rPr>
                        </w:pPr>
                        <w:r>
                          <w:rPr>
                            <w:rFonts w:ascii="Calibri Light" w:eastAsia="Calibri" w:hAnsi="Calibri Light" w:cs="Arial"/>
                            <w:color w:val="000000"/>
                            <w:lang w:val="en-CA"/>
                          </w:rPr>
                          <w:t>DueDate</w:t>
                        </w:r>
                      </w:p>
                    </w:txbxContent>
                  </v:textbox>
                </v:oval>
                <v:oval id="Oval 1057799236" o:spid="_x0000_s1123" style="position:absolute;left:26810;top:77557;width:10350;height:30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" filled="f" strokecolor="black [3213]" strokeweight="1pt">
                  <v:stroke joinstyle="miter"/>
                  <v:textbox inset="0,0,0,0">
                    <w:txbxContent>
                      <w:p w14:paraId="35971DB5" w14:textId="31530485" w:rsidR="00980693" w:rsidRPr="00980693" w:rsidRDefault="00980693" w:rsidP="00980693">
                        <w:pPr>
                          <w:rPr>
                            <w:rFonts w:ascii="Calibri Light" w:eastAsia="Calibri" w:hAnsi="Calibri Light" w:cs="Arial"/>
                            <w:color w:val="000000"/>
                            <w:lang w:val="en-CA"/>
                          </w:rPr>
                        </w:pPr>
                        <w:r>
                          <w:rPr>
                            <w:rFonts w:ascii="Calibri Light" w:eastAsia="Calibri" w:hAnsi="Calibri Light" w:cs="Arial"/>
                            <w:color w:val="000000"/>
                            <w:lang w:val="en-CA"/>
                          </w:rPr>
                          <w:t>InstallmentStatus</w:t>
                        </w:r>
                      </w:p>
                    </w:txbxContent>
                  </v:textbox>
                </v:oval>
                <v:line id="Straight Connector 1442829839" o:spid="_x0000_s1124" style="position:absolute;flip:x y;visibility:visible;mso-wrap-style:square" from="18608,66996" to="23205,69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" strokecolor="black [3213]" strokeweight=".5pt">
                  <v:stroke joinstyle="miter"/>
                </v:line>
                <v:line id="Straight Connector 89030277" o:spid="_x0000_s1125" style="position:absolute;flip:y;visibility:visible;mso-wrap-style:square" from="5827,69269" to="9489,714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" strokecolor="black [3213]" strokeweight=".5pt">
                  <v:stroke joinstyle="miter"/>
                </v:line>
                <v:line id="Straight Connector 382493617" o:spid="_x0000_s1126" style="position:absolute;flip:x y;visibility:visible;mso-wrap-style:square" from="43717,75960" to="44015,792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" strokecolor="black [3213]" strokeweight=".5pt">
                  <v:stroke joinstyle="miter"/>
                </v:line>
                <v:line id="Straight Connector 1858247074" o:spid="_x0000_s1127" style="position:absolute;flip:x y;visibility:visible;mso-wrap-style:square" from="47247,73334" to="55611,76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" strokecolor="black [3213]" strokeweight=".5pt">
                  <v:stroke joinstyle="miter"/>
                </v:line>
                <v:line id="Straight Connector 1341422297" o:spid="_x0000_s1128" style="position:absolute;flip:x;visibility:visible;mso-wrap-style:square" from="34402,73921" to="38840,775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" strokecolor="black [3213]" strokeweight=".5pt">
                  <v:stroke joinstyle="miter"/>
                </v:line>
                <v:shape id="Text Box 1" o:spid="_x0000_s1129" type="#_x0000_t202" style="position:absolute;left:4988;top:24225;width:9066;height:1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" filled="f" stroked="f" strokeweight=".5pt">
                  <v:textbox style="mso-fit-shape-to-text:t" inset="0,0,0,0">
                    <w:txbxContent>
                      <w:p w14:paraId="2C914FCF" w14:textId="08E49B36" w:rsidR="001A6123" w:rsidRPr="001A6123" w:rsidRDefault="001A6123" w:rsidP="001A6123">
                        <w:pPr>
                          <w:rPr>
                            <w:rFonts w:ascii="Calibri Light" w:eastAsia="Calibri" w:hAnsi="Calibri Light" w:cs="Arial"/>
                            <w:lang w:val="en-CA"/>
                          </w:rPr>
                        </w:pPr>
                        <w:r>
                          <w:rPr>
                            <w:rFonts w:ascii="Calibri Light" w:eastAsia="Calibri" w:hAnsi="Calibri Light" w:cs="Arial"/>
                            <w:lang w:val="en-CA"/>
                          </w:rPr>
                          <w:t>ReferrerPatient</w:t>
                        </w:r>
                      </w:p>
                    </w:txbxContent>
                  </v:textbox>
                </v:shape>
                <v:shape id="Text Box 1" o:spid="_x0000_s1130" type="#_x0000_t202" style="position:absolute;left:22191;top:24031;width:9062;height:3022;rotation:180;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" filled="f" stroked="f" strokeweight=".5pt">
                  <v:textbox inset="0,0,0,0">
                    <w:txbxContent>
                      <w:p w14:paraId="10C3ED3D" w14:textId="48A6C532" w:rsidR="001A6123" w:rsidRDefault="001A6123" w:rsidP="001A6123">
                        <w:pPr>
                          <w:rPr>
                            <w:rFonts w:ascii="Calibri Light" w:eastAsia="Calibri" w:hAnsi="Calibri Light" w:cs="Arial"/>
                          </w:rPr>
                        </w:pPr>
                        <w:r>
                          <w:rPr>
                            <w:rFonts w:ascii="Calibri Light" w:eastAsia="Calibri" w:hAnsi="Calibri Light" w:cs="Arial"/>
                          </w:rPr>
                          <w:t>ReferredPatient</w:t>
                        </w:r>
                      </w:p>
                    </w:txbxContent>
                  </v:textbox>
                </v:shape>
                <v:shape id="Text Box 15" o:spid="_x0000_s1131" type="#_x0000_t202" style="position:absolute;left:32889;top:24683;width:711;height:1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" filled="f" stroked="f" strokeweight=".5pt">
                  <v:textbox style="mso-fit-shape-to-text:t" inset="0,0,0,0">
                    <w:txbxContent>
                      <w:p w14:paraId="01911103" w14:textId="77777777" w:rsidR="001A6123" w:rsidRDefault="001A6123" w:rsidP="001A6123">
                        <w:pPr>
                          <w:rPr>
                            <w:rFonts w:ascii="Calibri Light" w:eastAsia="Calibri" w:hAnsi="Calibri Light" w:cs="Arial"/>
                          </w:rPr>
                        </w:pPr>
                        <w:r>
                          <w:rPr>
                            <w:rFonts w:ascii="Calibri Light" w:eastAsia="Calibri" w:hAnsi="Calibri Light" w:cs="Arial"/>
                          </w:rPr>
                          <w:t>1</w:t>
                        </w:r>
                      </w:p>
                    </w:txbxContent>
                  </v:textbox>
                </v:shape>
                <v:shape id="Text Box 1" o:spid="_x0000_s1132" type="#_x0000_t202" style="position:absolute;left:36016;top:43242;width:1137;height:1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" filled="f" stroked="f" strokeweight=".5pt">
                  <v:textbox style="mso-fit-shape-to-text:t" inset="0,0,0,0">
                    <w:txbxContent>
                      <w:p w14:paraId="2F3E6152" w14:textId="77777777" w:rsidR="001A6123" w:rsidRDefault="001A6123" w:rsidP="001A6123">
                        <w:pPr>
                          <w:rPr>
                            <w:rFonts w:ascii="Calibri Light" w:eastAsia="Calibri" w:hAnsi="Calibri Light" w:cs="Arial"/>
                          </w:rPr>
                        </w:pPr>
                        <w:r>
                          <w:rPr>
                            <w:rFonts w:ascii="Calibri Light" w:eastAsia="Calibri" w:hAnsi="Calibri Light" w:cs="Arial"/>
                          </w:rPr>
                          <w:t>M</w:t>
                        </w:r>
                      </w:p>
                    </w:txbxContent>
                  </v:textbox>
                </v:shape>
                <v:shape id="Text Box 15" o:spid="_x0000_s1133" type="#_x0000_t202" style="position:absolute;left:17631;top:51419;width:711;height:1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" filled="f" stroked="f" strokeweight=".5pt">
                  <v:textbox style="mso-fit-shape-to-text:t" inset="0,0,0,0">
                    <w:txbxContent>
                      <w:p w14:paraId="06EEB83B" w14:textId="77777777" w:rsidR="001A6123" w:rsidRDefault="001A6123" w:rsidP="001A6123">
                        <w:pPr>
                          <w:rPr>
                            <w:rFonts w:ascii="Calibri Light" w:eastAsia="Calibri" w:hAnsi="Calibri Light" w:cs="Arial"/>
                          </w:rPr>
                        </w:pPr>
                        <w:r>
                          <w:rPr>
                            <w:rFonts w:ascii="Calibri Light" w:eastAsia="Calibri" w:hAnsi="Calibri Light" w:cs="Arial"/>
                          </w:rPr>
                          <w:t>1</w:t>
                        </w:r>
                      </w:p>
                    </w:txbxContent>
                  </v:textbox>
                </v:shape>
                <v:shape id="Text Box 15" o:spid="_x0000_s1134" type="#_x0000_t202" style="position:absolute;left:48031;top:56735;width:711;height:1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" filled="f" stroked="f" strokeweight=".5pt">
                  <v:textbox style="mso-fit-shape-to-text:t" inset="0,0,0,0">
                    <w:txbxContent>
                      <w:p w14:paraId="4D4C8B76" w14:textId="77777777" w:rsidR="001A6123" w:rsidRDefault="001A6123" w:rsidP="001A6123">
                        <w:pPr>
                          <w:rPr>
                            <w:rFonts w:ascii="Calibri Light" w:eastAsia="Calibri" w:hAnsi="Calibri Light" w:cs="Arial"/>
                          </w:rPr>
                        </w:pPr>
                        <w:r>
                          <w:rPr>
                            <w:rFonts w:ascii="Calibri Light" w:eastAsia="Calibri" w:hAnsi="Calibri Light" w:cs="Arial"/>
                          </w:rPr>
                          <w:t>1</w:t>
                        </w:r>
                      </w:p>
                    </w:txbxContent>
                  </v:textbox>
                </v:shape>
                <v:shape id="Text Box 1" o:spid="_x0000_s1135" type="#_x0000_t202" style="position:absolute;left:41732;top:35025;width:2895;height:1613;rotation:18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" filled="f" stroked="f" strokeweight=".5pt">
                  <v:textbox style="mso-fit-shape-to-text:t" inset="0,0,0,0">
                    <w:txbxContent>
                      <w:p w14:paraId="0617B3E2" w14:textId="77777777" w:rsidR="007238F4" w:rsidRDefault="007238F4" w:rsidP="007238F4">
                        <w:pPr>
                          <w:rPr>
                            <w:rFonts w:ascii="Calibri Light" w:eastAsia="Calibri" w:hAnsi="Calibri Light" w:cs="Arial"/>
                          </w:rPr>
                        </w:pPr>
                        <w:r>
                          <w:rPr>
                            <w:rFonts w:ascii="Calibri Light" w:eastAsia="Calibri" w:hAnsi="Calibri Light" w:cs="Arial"/>
                          </w:rPr>
                          <w:t>M</w:t>
                        </w:r>
                      </w:p>
                    </w:txbxContent>
                  </v:textbox>
                </v:shape>
                <v:shape id="Text Box 15" o:spid="_x0000_s1136" type="#_x0000_t202" style="position:absolute;left:47521;top:48527;width:711;height:160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" filled="f" stroked="f" strokeweight=".5pt">
                  <v:textbox style="mso-fit-shape-to-text:t" inset="0,0,0,0">
                    <w:txbxContent>
                      <w:p w14:paraId="234E2157" w14:textId="77777777" w:rsidR="007238F4" w:rsidRDefault="007238F4" w:rsidP="007238F4">
                        <w:pPr>
                          <w:rPr>
                            <w:rFonts w:ascii="Calibri Light" w:eastAsia="Calibri" w:hAnsi="Calibri Light" w:cs="Arial"/>
                          </w:rPr>
                        </w:pPr>
                        <w:r>
                          <w:rPr>
                            <w:rFonts w:ascii="Calibri Light" w:eastAsia="Calibri" w:hAnsi="Calibri Light" w:cs="Arial"/>
                          </w:rPr>
                          <w:t>1</w:t>
                        </w:r>
                      </w:p>
                    </w:txbxContent>
                  </v:textbox>
                </v:shape>
                <v:shape id="Text Box 15" o:spid="_x0000_s1137" type="#_x0000_t202" style="position:absolute;left:45873;top:63433;width:711;height:15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" filled="f" stroked="f" strokeweight=".5pt">
                  <v:textbox style="mso-fit-shape-to-text:t" inset="0,0,0,0">
                    <w:txbxContent>
                      <w:p w14:paraId="062C3881" w14:textId="77777777" w:rsidR="007238F4" w:rsidRDefault="007238F4" w:rsidP="007238F4">
                        <w:pPr>
                          <w:rPr>
                            <w:rFonts w:ascii="Calibri Light" w:eastAsia="Calibri" w:hAnsi="Calibri Light" w:cs="Arial"/>
                          </w:rPr>
                        </w:pPr>
                        <w:r>
                          <w:rPr>
                            <w:rFonts w:ascii="Calibri Light" w:eastAsia="Calibri" w:hAnsi="Calibri Light" w:cs="Arial"/>
                          </w:rPr>
                          <w:t>1</w:t>
                        </w:r>
                      </w:p>
                    </w:txbxContent>
                  </v:textbox>
                </v:shape>
                <v:shape id="Text Box 1" o:spid="_x0000_s1138" type="#_x0000_t202" style="position:absolute;left:44627;top:68887;width:2896;height:1606;rotation:18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" filled="f" stroked="f" strokeweight=".5pt">
                  <v:textbox style="mso-fit-shape-to-text:t" inset="0,0,0,0">
                    <w:txbxContent>
                      <w:p w14:paraId="79F6515A" w14:textId="77777777" w:rsidR="007238F4" w:rsidRDefault="007238F4" w:rsidP="007238F4">
                        <w:pPr>
                          <w:rPr>
                            <w:rFonts w:ascii="Calibri Light" w:eastAsia="Calibri" w:hAnsi="Calibri Light" w:cs="Arial"/>
                          </w:rPr>
                        </w:pPr>
                        <w:r>
                          <w:rPr>
                            <w:rFonts w:ascii="Calibri Light" w:eastAsia="Calibri" w:hAnsi="Calibri Light" w:cs="Arial"/>
                          </w:rPr>
                          <w:t>M</w:t>
                        </w:r>
                      </w:p>
                    </w:txbxContent>
                  </v:textbox>
                </v:shape>
                <v:shape id="Text Box 15" o:spid="_x0000_s1139" type="#_x0000_t202" style="position:absolute;left:12372;top:21186;width:711;height:16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" filled="f" stroked="f" strokeweight=".5pt">
                  <v:textbox style="mso-fit-shape-to-text:t" inset="0,0,0,0">
                    <w:txbxContent>
                      <w:p w14:paraId="7B43E6A0" w14:textId="77777777" w:rsidR="007238F4" w:rsidRDefault="007238F4" w:rsidP="007238F4">
                        <w:pPr>
                          <w:rPr>
                            <w:rFonts w:ascii="Calibri Light" w:eastAsia="Calibri" w:hAnsi="Calibri Light" w:cs="Arial"/>
                          </w:rPr>
                        </w:pPr>
                        <w:r>
                          <w:rPr>
                            <w:rFonts w:ascii="Calibri Light" w:eastAsia="Calibri" w:hAnsi="Calibri Light" w:cs="Arial"/>
                          </w:rPr>
                          <w:t>1</w:t>
                        </w:r>
                      </w:p>
                    </w:txbxContent>
                  </v:textbox>
                </v:shape>
                <v:shape id="Text Box 1" o:spid="_x0000_s1140" type="#_x0000_t202" style="position:absolute;left:21654;top:20811;width:1137;height:1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" filled="f" stroked="f" strokeweight=".5pt">
                  <v:textbox style="mso-fit-shape-to-text:t" inset="0,0,0,0">
                    <w:txbxContent>
                      <w:p w14:paraId="13CA6DE1" w14:textId="77777777" w:rsidR="007238F4" w:rsidRDefault="007238F4" w:rsidP="007238F4">
                        <w:pPr>
                          <w:rPr>
                            <w:rFonts w:ascii="Calibri Light" w:eastAsia="Calibri" w:hAnsi="Calibri Light" w:cs="Arial"/>
                          </w:rPr>
                        </w:pPr>
                        <w:r>
                          <w:rPr>
                            <w:rFonts w:ascii="Calibri Light" w:eastAsia="Calibri" w:hAnsi="Calibri Light" w:cs="Arial"/>
                          </w:rPr>
                          <w:t>M</w:t>
                        </w:r>
                      </w:p>
                    </w:txbxContent>
                  </v:textbox>
                </v:shape>
                <v:line id="Straight Connector 709577457" o:spid="_x0000_s1141" style="position:absolute;flip:x y;visibility:visible;mso-wrap-style:square" from="21654,18376" to="33733,273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" strokecolor="black [3213]" strokeweight="2.5pt">
                  <v:stroke linestyle="thinThin" joinstyle="miter"/>
                </v:line>
                <v:line id="Straight Connector 2124290400" o:spid="_x0000_s1142" style="position:absolute;flip:x;visibility:visible;mso-wrap-style:square" from="18608,45428" to="24167,463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" strokecolor="black [3213]" strokeweight="2.5pt">
                  <v:stroke linestyle="thinThin" joinstyle="miter"/>
                </v:line>
                <v:line id="Straight Connector 1091513410" o:spid="_x0000_s1143" style="position:absolute;flip:y;visibility:visible;mso-wrap-style:square" from="17036,59235" to="17036,650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" strokecolor="black [3213]" strokeweight="2.5pt">
                  <v:stroke linestyle="thinThin" joinstyle="miter"/>
                </v:line>
                <v:line id="Straight Connector 1647705545" o:spid="_x0000_s1144" style="position:absolute;flip:x y;visibility:visible;mso-wrap-style:square" from="17022,48196" to="17036,553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" strokecolor="black [3213]" strokeweight="2.5pt">
                  <v:stroke linestyle="thinThin" joinstyle="miter"/>
                </v:line>
                <v:shape id="Text Box 15" o:spid="_x0000_s1145" type="#_x0000_t202" style="position:absolute;left:17531;top:60219;width:712;height:16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" filled="f" stroked="f" strokeweight=".5pt">
                  <v:textbox style="mso-fit-shape-to-text:t" inset="0,0,0,0">
                    <w:txbxContent>
                      <w:p w14:paraId="3CC7A30F" w14:textId="77777777" w:rsidR="007238F4" w:rsidRDefault="007238F4" w:rsidP="007238F4">
                        <w:pPr>
                          <w:rPr>
                            <w:rFonts w:ascii="Calibri Light" w:eastAsia="Calibri" w:hAnsi="Calibri Light" w:cs="Arial"/>
                          </w:rPr>
                        </w:pPr>
                        <w:r>
                          <w:rPr>
                            <w:rFonts w:ascii="Calibri Light" w:eastAsia="Calibri" w:hAnsi="Calibri Light" w:cs="Arial"/>
                          </w:rPr>
                          <w:t>1</w:t>
                        </w:r>
                      </w:p>
                    </w:txbxContent>
                  </v:textbox>
                </v:shape>
                <v:line id="Straight Connector 710218001" o:spid="_x0000_s1146" style="position:absolute;flip:y;visibility:visible;mso-wrap-style:square" from="44473,16103" to="48136,165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" strokecolor="black [3213]" strokeweight="1pt">
                  <v:stroke joinstyle="miter"/>
                </v:line>
                <v:line id="Straight Connector 429305578" o:spid="_x0000_s1147" style="position:absolute;flip:x;visibility:visible;mso-wrap-style:square" from="13713,18421" to="15053,250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" strokecolor="black [3213]" strokeweight=".5pt">
                  <v:stroke joinstyle="miter"/>
                </v:line>
                <w10:anchorlock/>
              </v:group>
            </w:pict>
          </mc:Fallback>
        </mc:AlternateContent>
      </w:r>
    </w:p>
    <w:p w14:paraId="14951381" w14:textId="77777777" w:rsidR="00AE322E" w:rsidRDefault="00AE322E" w:rsidP="00214CF9">
      <w:pPr>
        <w:sectPr w:rsidR="00AE322E" w:rsidSect="00EA69D9">
          <w:pgSz w:w="12240" w:h="15840"/>
          <w:pgMar w:top="720" w:right="720" w:bottom="720" w:left="720" w:header="720" w:footer="720" w:gutter="0"/>
          <w:cols w:space="720"/>
          <w:docGrid w:linePitch="360"/>
        </w:sectPr>
      </w:pPr>
    </w:p>
    <w:p w14:paraId="3E59AF7D" w14:textId="277CB2C8" w:rsidR="000F4813" w:rsidRDefault="007E1C07" w:rsidP="00214CF9">
      <w:pPr>
        <w:pStyle w:val="Heading1"/>
      </w:pPr>
      <w:r>
        <w:lastRenderedPageBreak/>
        <w:t xml:space="preserve">ER-Model Mapping to </w:t>
      </w:r>
      <w:r w:rsidR="000F4813">
        <w:t>Database Relational Schema</w:t>
      </w:r>
      <w:r w:rsidR="001A2E5F">
        <w:br/>
      </w:r>
    </w:p>
    <w:p w14:paraId="47037807" w14:textId="77777777" w:rsidR="004A0EAD" w:rsidRDefault="004A0EAD" w:rsidP="004A0EAD">
      <w:pPr>
        <w:pStyle w:val="Heading1"/>
        <w:numPr>
          <w:ilvl w:val="0"/>
          <w:numId w:val="0"/>
        </w:numPr>
        <w:ind w:left="360"/>
      </w:pPr>
    </w:p>
    <w:p w14:paraId="6B209143" w14:textId="624FCCC1" w:rsidR="004A0EAD" w:rsidRDefault="004A0EAD" w:rsidP="004A0EAD">
      <w:r>
        <w:t>Patient (_</w:t>
      </w:r>
      <w:r w:rsidRPr="004A0EAD">
        <w:rPr>
          <w:u w:val="single"/>
        </w:rPr>
        <w:t>PatientID_,</w:t>
      </w:r>
      <w:r>
        <w:t xml:space="preserve"> Name, PhoneNumber, Email, DateOfBirth, Address)</w:t>
      </w:r>
    </w:p>
    <w:p w14:paraId="5B71A6AF" w14:textId="77777777" w:rsidR="004A0EAD" w:rsidRDefault="004A0EAD" w:rsidP="004A0EAD"/>
    <w:p w14:paraId="32145E44" w14:textId="02BFDDC7" w:rsidR="004A0EAD" w:rsidRDefault="004A0EAD" w:rsidP="004A0EAD">
      <w:r>
        <w:t>Insurance (</w:t>
      </w:r>
      <w:r w:rsidRPr="004A0EAD">
        <w:rPr>
          <w:u w:val="single"/>
        </w:rPr>
        <w:t>InsuranceID</w:t>
      </w:r>
      <w:r>
        <w:t>, PolicyNumber, ProviderName, CoveragePercentage, MaxCoverage, CoverageType)</w:t>
      </w:r>
    </w:p>
    <w:p w14:paraId="5271369C" w14:textId="77777777" w:rsidR="004A0EAD" w:rsidRDefault="004A0EAD" w:rsidP="004A0EAD"/>
    <w:p w14:paraId="5C48EBB1" w14:textId="77777777" w:rsidR="004A0EAD" w:rsidRDefault="004A0EAD" w:rsidP="004A0EAD">
      <w:r>
        <w:t>Dentist (__</w:t>
      </w:r>
      <w:r w:rsidRPr="004A0EAD">
        <w:rPr>
          <w:u w:val="single"/>
        </w:rPr>
        <w:t>DentistID__,</w:t>
      </w:r>
      <w:r>
        <w:t xml:space="preserve"> Name, Email, Specialization, PhoneNumber)</w:t>
      </w:r>
    </w:p>
    <w:p w14:paraId="71090224" w14:textId="77777777" w:rsidR="004A0EAD" w:rsidRDefault="004A0EAD" w:rsidP="004A0EAD"/>
    <w:p w14:paraId="01A4050F" w14:textId="16EB48F7" w:rsidR="004A0EAD" w:rsidRDefault="004A0EAD" w:rsidP="004A0EAD">
      <w:r>
        <w:t>Appointment (__</w:t>
      </w:r>
      <w:r w:rsidRPr="004A0EAD">
        <w:rPr>
          <w:u w:val="single"/>
        </w:rPr>
        <w:t>AppointmentID__,</w:t>
      </w:r>
      <w:r>
        <w:t xml:space="preserve"> AppointmentDate, AppointmentTime, Status, </w:t>
      </w:r>
      <w:r w:rsidRPr="004A0EAD">
        <w:rPr>
          <w:b/>
          <w:bCs/>
        </w:rPr>
        <w:t>DentistID,</w:t>
      </w:r>
      <w:r>
        <w:t xml:space="preserve"> </w:t>
      </w:r>
      <w:r w:rsidRPr="004A0EAD">
        <w:rPr>
          <w:b/>
          <w:bCs/>
        </w:rPr>
        <w:t>PatientID</w:t>
      </w:r>
      <w:r>
        <w:t>, Notes)</w:t>
      </w:r>
    </w:p>
    <w:p w14:paraId="0C62CC2C" w14:textId="77777777" w:rsidR="004A0EAD" w:rsidRDefault="004A0EAD" w:rsidP="004A0EAD"/>
    <w:p w14:paraId="453F5E8B" w14:textId="59DA0A7C" w:rsidR="004A0EAD" w:rsidRDefault="004A0EAD" w:rsidP="004A0EAD">
      <w:r>
        <w:t xml:space="preserve">Payment </w:t>
      </w:r>
      <w:r w:rsidRPr="004A0EAD">
        <w:rPr>
          <w:u w:val="single"/>
        </w:rPr>
        <w:t>(__PaymentID__,</w:t>
      </w:r>
      <w:r>
        <w:t xml:space="preserve"> </w:t>
      </w:r>
      <w:r w:rsidRPr="004A0EAD">
        <w:rPr>
          <w:b/>
          <w:bCs/>
        </w:rPr>
        <w:t>AppointmentID</w:t>
      </w:r>
      <w:r>
        <w:t>, PaymentDate, PaymentStatus, TotalAmount, PaymentMethod)</w:t>
      </w:r>
    </w:p>
    <w:p w14:paraId="1EF66DDC" w14:textId="77777777" w:rsidR="00614DA2" w:rsidRDefault="00614DA2" w:rsidP="004A0EAD"/>
    <w:p w14:paraId="107C0273" w14:textId="65C057D5" w:rsidR="00614DA2" w:rsidRDefault="00614DA2" w:rsidP="004A0EAD">
      <w:r>
        <w:t>Dentist_Schedule (__</w:t>
      </w:r>
      <w:r w:rsidRPr="00614DA2">
        <w:rPr>
          <w:b/>
          <w:bCs/>
          <w:u w:val="single"/>
        </w:rPr>
        <w:t>DentistID</w:t>
      </w:r>
      <w:r w:rsidRPr="00614DA2">
        <w:rPr>
          <w:u w:val="single"/>
        </w:rPr>
        <w:t>__, __DayOfWeek__, __StartTime__,</w:t>
      </w:r>
      <w:r>
        <w:t xml:space="preserve"> EndTime)</w:t>
      </w:r>
    </w:p>
    <w:p w14:paraId="2B1AE66F" w14:textId="77777777" w:rsidR="004A0EAD" w:rsidRDefault="004A0EAD" w:rsidP="004A0EAD"/>
    <w:p w14:paraId="4206E9B8" w14:textId="14479BD5" w:rsidR="004A0EAD" w:rsidRDefault="004A0EAD" w:rsidP="004A0EAD">
      <w:r>
        <w:t>Installment (</w:t>
      </w:r>
      <w:r w:rsidRPr="00614DA2">
        <w:rPr>
          <w:u w:val="single"/>
        </w:rPr>
        <w:t xml:space="preserve">InstallmentID__, </w:t>
      </w:r>
      <w:r w:rsidRPr="00614DA2">
        <w:rPr>
          <w:b/>
          <w:bCs/>
          <w:u w:val="single"/>
        </w:rPr>
        <w:t>PaymentID</w:t>
      </w:r>
      <w:r>
        <w:t>, AmountPaid, DueDate, InstallmentStatus)</w:t>
      </w:r>
    </w:p>
    <w:p w14:paraId="1E4116EE" w14:textId="77777777" w:rsidR="004A0EAD" w:rsidRDefault="004A0EAD" w:rsidP="004A0EAD"/>
    <w:p w14:paraId="42196F32" w14:textId="77777777" w:rsidR="004A0EAD" w:rsidRDefault="004A0EAD" w:rsidP="004A0EAD">
      <w:r>
        <w:t>Patient_CoveredBy_Insurance (__</w:t>
      </w:r>
      <w:r w:rsidRPr="0035720A">
        <w:rPr>
          <w:b/>
          <w:bCs/>
          <w:u w:val="single"/>
        </w:rPr>
        <w:t>PatientID</w:t>
      </w:r>
      <w:r w:rsidRPr="0035720A">
        <w:rPr>
          <w:b/>
          <w:bCs/>
        </w:rPr>
        <w:t>__,</w:t>
      </w:r>
      <w:r>
        <w:t xml:space="preserve"> _</w:t>
      </w:r>
      <w:r w:rsidRPr="004A0EAD">
        <w:rPr>
          <w:u w:val="single"/>
        </w:rPr>
        <w:t>_InsuranceID</w:t>
      </w:r>
      <w:r>
        <w:t>__)</w:t>
      </w:r>
    </w:p>
    <w:p w14:paraId="64CB969F" w14:textId="77777777" w:rsidR="004A0EAD" w:rsidRDefault="004A0EAD" w:rsidP="004A0EAD"/>
    <w:p w14:paraId="715E3A36" w14:textId="4CF7A1E4" w:rsidR="004A0EAD" w:rsidRDefault="004A0EAD" w:rsidP="004A0EAD">
      <w:r>
        <w:t>Patient_Referral (_</w:t>
      </w:r>
      <w:r w:rsidRPr="004A0EAD">
        <w:rPr>
          <w:b/>
          <w:bCs/>
          <w:u w:val="single"/>
        </w:rPr>
        <w:t>ReferredPatientID</w:t>
      </w:r>
      <w:r>
        <w:t xml:space="preserve">__, </w:t>
      </w:r>
      <w:r w:rsidRPr="004A0EAD">
        <w:rPr>
          <w:b/>
          <w:bCs/>
        </w:rPr>
        <w:t>ReferrerPatientID</w:t>
      </w:r>
      <w:r>
        <w:t>, ReferralDate, RelationshipType)</w:t>
      </w:r>
    </w:p>
    <w:p w14:paraId="602908C6" w14:textId="77777777" w:rsidR="0011716C" w:rsidRPr="0011716C" w:rsidRDefault="0011716C" w:rsidP="0011716C"/>
    <w:p w14:paraId="352BAF24" w14:textId="1C508387" w:rsidR="000F4813" w:rsidRDefault="000F4813" w:rsidP="00214CF9">
      <w:pPr>
        <w:pStyle w:val="Heading1"/>
      </w:pPr>
      <w:r>
        <w:t>Normalization</w:t>
      </w:r>
      <w:r w:rsidR="00996C12">
        <w:t xml:space="preserve"> </w:t>
      </w:r>
    </w:p>
    <w:p w14:paraId="5E246CCD" w14:textId="77777777" w:rsidR="0035720A" w:rsidRDefault="0035720A" w:rsidP="0035720A">
      <w:pPr>
        <w:pStyle w:val="NormalWeb"/>
      </w:pPr>
      <w:r>
        <w:t>Each relation in this database schema has been analyzed according to the rules for normalization:</w:t>
      </w:r>
    </w:p>
    <w:p w14:paraId="366EEC22" w14:textId="77777777" w:rsidR="0035720A" w:rsidRPr="00D726CA" w:rsidRDefault="0035720A" w:rsidP="00D726CA">
      <w:pPr>
        <w:pStyle w:val="NormalWeb"/>
        <w:numPr>
          <w:ilvl w:val="0"/>
          <w:numId w:val="14"/>
        </w:numPr>
        <w:rPr>
          <w:rFonts w:asciiTheme="majorHAnsi" w:eastAsiaTheme="minorHAnsi" w:hAnsiTheme="majorHAnsi" w:cstheme="minorBidi"/>
          <w:sz w:val="28"/>
          <w:szCs w:val="28"/>
          <w:lang w:val="en-US"/>
        </w:rPr>
      </w:pPr>
      <w:r w:rsidRPr="00D726CA">
        <w:rPr>
          <w:rFonts w:asciiTheme="majorHAnsi" w:eastAsiaTheme="minorHAnsi" w:hAnsiTheme="majorHAnsi" w:cstheme="minorBidi"/>
          <w:b/>
          <w:bCs/>
          <w:sz w:val="28"/>
          <w:szCs w:val="28"/>
          <w:lang w:val="en-US"/>
        </w:rPr>
        <w:t>1NF (First Normal Form)</w:t>
      </w:r>
      <w:r w:rsidRPr="00D726CA">
        <w:rPr>
          <w:rFonts w:asciiTheme="majorHAnsi" w:eastAsiaTheme="minorHAnsi" w:hAnsiTheme="majorHAnsi" w:cstheme="minorBidi"/>
          <w:sz w:val="28"/>
          <w:szCs w:val="28"/>
          <w:lang w:val="en-US"/>
        </w:rPr>
        <w:t>: Each attribute in all relations is atomic. There are no repeating groups or multi-valued attributes, meeting the criteria for 1NF.</w:t>
      </w:r>
    </w:p>
    <w:p w14:paraId="5865B143" w14:textId="77777777" w:rsidR="0035720A" w:rsidRPr="00D726CA" w:rsidRDefault="0035720A" w:rsidP="00D726CA">
      <w:pPr>
        <w:pStyle w:val="NormalWeb"/>
        <w:numPr>
          <w:ilvl w:val="0"/>
          <w:numId w:val="14"/>
        </w:numPr>
        <w:rPr>
          <w:rFonts w:asciiTheme="majorHAnsi" w:eastAsiaTheme="minorHAnsi" w:hAnsiTheme="majorHAnsi" w:cstheme="minorBidi"/>
          <w:sz w:val="28"/>
          <w:szCs w:val="28"/>
          <w:lang w:val="en-US"/>
        </w:rPr>
      </w:pPr>
      <w:r w:rsidRPr="00D726CA">
        <w:rPr>
          <w:rFonts w:asciiTheme="majorHAnsi" w:eastAsiaTheme="minorHAnsi" w:hAnsiTheme="majorHAnsi" w:cstheme="minorBidi"/>
          <w:b/>
          <w:bCs/>
          <w:sz w:val="28"/>
          <w:szCs w:val="28"/>
          <w:lang w:val="en-US"/>
        </w:rPr>
        <w:t>2NF (Second Normal Form)</w:t>
      </w:r>
      <w:r w:rsidRPr="00D726CA">
        <w:rPr>
          <w:rFonts w:asciiTheme="majorHAnsi" w:eastAsiaTheme="minorHAnsi" w:hAnsiTheme="majorHAnsi" w:cstheme="minorBidi"/>
          <w:sz w:val="28"/>
          <w:szCs w:val="28"/>
          <w:lang w:val="en-US"/>
        </w:rPr>
        <w:t>: Relations with single-attribute primary keys automatically satisfy 2NF, as there can be no partial dependency. For composite primary keys (Dentist_Schedule and Installment), each non-key attribute is fully dependent on the entire composite key, fulfilling the criteria for 2NF.</w:t>
      </w:r>
    </w:p>
    <w:p w14:paraId="504E3A2B" w14:textId="77777777" w:rsidR="0035720A" w:rsidRPr="00D726CA" w:rsidRDefault="0035720A" w:rsidP="00D726CA">
      <w:pPr>
        <w:pStyle w:val="NormalWeb"/>
        <w:numPr>
          <w:ilvl w:val="0"/>
          <w:numId w:val="14"/>
        </w:numPr>
        <w:rPr>
          <w:rFonts w:asciiTheme="majorHAnsi" w:eastAsiaTheme="minorHAnsi" w:hAnsiTheme="majorHAnsi" w:cstheme="minorBidi"/>
          <w:sz w:val="28"/>
          <w:szCs w:val="28"/>
          <w:lang w:val="en-US"/>
        </w:rPr>
      </w:pPr>
      <w:r w:rsidRPr="00D726CA">
        <w:rPr>
          <w:rFonts w:asciiTheme="majorHAnsi" w:eastAsiaTheme="minorHAnsi" w:hAnsiTheme="majorHAnsi" w:cstheme="minorBidi"/>
          <w:b/>
          <w:bCs/>
          <w:sz w:val="28"/>
          <w:szCs w:val="28"/>
          <w:lang w:val="en-US"/>
        </w:rPr>
        <w:t>3NF (Third Normal Form)</w:t>
      </w:r>
      <w:r w:rsidRPr="00D726CA">
        <w:rPr>
          <w:rFonts w:asciiTheme="majorHAnsi" w:eastAsiaTheme="minorHAnsi" w:hAnsiTheme="majorHAnsi" w:cstheme="minorBidi"/>
          <w:sz w:val="28"/>
          <w:szCs w:val="28"/>
          <w:lang w:val="en-US"/>
        </w:rPr>
        <w:t>: No relation has transitive dependencies; non-key attributes depend directly on their respective primary keys. Attributes in each relation directly describe or depend solely on their respective primary keys, meeting the criteria for 3NF.</w:t>
      </w:r>
    </w:p>
    <w:p w14:paraId="641A73DD" w14:textId="77777777" w:rsidR="0035720A" w:rsidRPr="00D726CA" w:rsidRDefault="0035720A" w:rsidP="00D726CA">
      <w:pPr>
        <w:pStyle w:val="NormalWeb"/>
        <w:numPr>
          <w:ilvl w:val="0"/>
          <w:numId w:val="14"/>
        </w:numPr>
        <w:rPr>
          <w:rFonts w:asciiTheme="majorHAnsi" w:eastAsiaTheme="minorHAnsi" w:hAnsiTheme="majorHAnsi" w:cstheme="minorBidi"/>
          <w:sz w:val="28"/>
          <w:szCs w:val="28"/>
          <w:lang w:val="en-US"/>
        </w:rPr>
      </w:pPr>
      <w:r w:rsidRPr="00D726CA">
        <w:rPr>
          <w:rFonts w:asciiTheme="majorHAnsi" w:eastAsiaTheme="minorHAnsi" w:hAnsiTheme="majorHAnsi" w:cstheme="minorBidi"/>
          <w:b/>
          <w:bCs/>
          <w:sz w:val="28"/>
          <w:szCs w:val="28"/>
          <w:lang w:val="en-US"/>
        </w:rPr>
        <w:t>BCNF (Boyce-Codd Normal Form)</w:t>
      </w:r>
      <w:r w:rsidRPr="00D726CA">
        <w:rPr>
          <w:rFonts w:asciiTheme="majorHAnsi" w:eastAsiaTheme="minorHAnsi" w:hAnsiTheme="majorHAnsi" w:cstheme="minorBidi"/>
          <w:sz w:val="28"/>
          <w:szCs w:val="28"/>
          <w:lang w:val="en-US"/>
        </w:rPr>
        <w:t>: All determinants in each relation are candidate keys. There are no alternative determinants outside of the established primary keys. Each relation’s primary key uniquely identifies its attributes without exception, ensuring the relations meet BCNF standards.</w:t>
      </w:r>
    </w:p>
    <w:p w14:paraId="3ACFB9D5" w14:textId="02D57E13" w:rsidR="0035720A" w:rsidRPr="00D726CA" w:rsidRDefault="00D726CA" w:rsidP="00D726CA">
      <w:pPr>
        <w:pStyle w:val="NormalWeb"/>
        <w:numPr>
          <w:ilvl w:val="0"/>
          <w:numId w:val="14"/>
        </w:numPr>
        <w:rPr>
          <w:rFonts w:asciiTheme="majorHAnsi" w:eastAsiaTheme="minorHAnsi" w:hAnsiTheme="majorHAnsi" w:cstheme="minorBidi"/>
          <w:sz w:val="28"/>
          <w:szCs w:val="28"/>
          <w:lang w:val="en-US"/>
        </w:rPr>
      </w:pPr>
      <w:r w:rsidRPr="00D726CA">
        <w:rPr>
          <w:rFonts w:asciiTheme="majorHAnsi" w:eastAsiaTheme="minorHAnsi" w:hAnsiTheme="majorHAnsi" w:cstheme="minorBidi"/>
          <w:b/>
          <w:bCs/>
          <w:sz w:val="28"/>
          <w:szCs w:val="28"/>
          <w:lang w:val="en-US"/>
        </w:rPr>
        <w:t xml:space="preserve">All the </w:t>
      </w:r>
      <w:del w:id="0" w:author="Priyal Kapoor" w:date="2026-07-21T04:38:00Z" w16du:dateUtc="2026-07-21T11:38:00Z">
        <w:r w:rsidRPr="00D726CA" w:rsidDel="000457B5">
          <w:rPr>
            <w:rFonts w:asciiTheme="majorHAnsi" w:eastAsiaTheme="minorHAnsi" w:hAnsiTheme="majorHAnsi" w:cstheme="minorBidi"/>
            <w:b/>
            <w:bCs/>
            <w:sz w:val="28"/>
            <w:szCs w:val="28"/>
            <w:lang w:val="en-US"/>
          </w:rPr>
          <w:delText>relations :</w:delText>
        </w:r>
        <w:r w:rsidR="0035720A" w:rsidRPr="00D726CA" w:rsidDel="000457B5">
          <w:rPr>
            <w:rFonts w:asciiTheme="majorHAnsi" w:eastAsiaTheme="minorHAnsi" w:hAnsiTheme="majorHAnsi" w:cstheme="minorBidi"/>
            <w:b/>
            <w:bCs/>
            <w:sz w:val="28"/>
            <w:szCs w:val="28"/>
            <w:lang w:val="en-US"/>
          </w:rPr>
          <w:delText>Patient</w:delText>
        </w:r>
      </w:del>
      <w:ins w:id="1" w:author="Priyal Kapoor" w:date="2026-07-21T04:38:00Z" w16du:dateUtc="2026-07-21T11:38:00Z">
        <w:r w:rsidR="000457B5" w:rsidRPr="00D726CA">
          <w:rPr>
            <w:rFonts w:asciiTheme="majorHAnsi" w:eastAsiaTheme="minorHAnsi" w:hAnsiTheme="majorHAnsi" w:cstheme="minorBidi"/>
            <w:b/>
            <w:bCs/>
            <w:sz w:val="28"/>
            <w:szCs w:val="28"/>
            <w:lang w:val="en-US"/>
          </w:rPr>
          <w:t>relations: Patient</w:t>
        </w:r>
      </w:ins>
      <w:r w:rsidR="0035720A" w:rsidRPr="00D726CA">
        <w:rPr>
          <w:rFonts w:asciiTheme="majorHAnsi" w:eastAsiaTheme="minorHAnsi" w:hAnsiTheme="majorHAnsi" w:cstheme="minorBidi"/>
          <w:sz w:val="28"/>
          <w:szCs w:val="28"/>
          <w:lang w:val="en-US"/>
        </w:rPr>
        <w:t xml:space="preserve">, </w:t>
      </w:r>
      <w:r w:rsidR="0035720A" w:rsidRPr="00D726CA">
        <w:rPr>
          <w:rFonts w:asciiTheme="majorHAnsi" w:eastAsiaTheme="minorHAnsi" w:hAnsiTheme="majorHAnsi" w:cstheme="minorBidi"/>
          <w:b/>
          <w:bCs/>
          <w:sz w:val="28"/>
          <w:szCs w:val="28"/>
          <w:lang w:val="en-US"/>
        </w:rPr>
        <w:t>Insurance</w:t>
      </w:r>
      <w:r w:rsidR="0035720A" w:rsidRPr="00D726CA">
        <w:rPr>
          <w:rFonts w:asciiTheme="majorHAnsi" w:eastAsiaTheme="minorHAnsi" w:hAnsiTheme="majorHAnsi" w:cstheme="minorBidi"/>
          <w:sz w:val="28"/>
          <w:szCs w:val="28"/>
          <w:lang w:val="en-US"/>
        </w:rPr>
        <w:t xml:space="preserve">, </w:t>
      </w:r>
      <w:r w:rsidR="0035720A" w:rsidRPr="00D726CA">
        <w:rPr>
          <w:rFonts w:asciiTheme="majorHAnsi" w:eastAsiaTheme="minorHAnsi" w:hAnsiTheme="majorHAnsi" w:cstheme="minorBidi"/>
          <w:b/>
          <w:bCs/>
          <w:sz w:val="28"/>
          <w:szCs w:val="28"/>
          <w:lang w:val="en-US"/>
        </w:rPr>
        <w:t>Dentist</w:t>
      </w:r>
      <w:r w:rsidR="0035720A" w:rsidRPr="00D726CA">
        <w:rPr>
          <w:rFonts w:asciiTheme="majorHAnsi" w:eastAsiaTheme="minorHAnsi" w:hAnsiTheme="majorHAnsi" w:cstheme="minorBidi"/>
          <w:sz w:val="28"/>
          <w:szCs w:val="28"/>
          <w:lang w:val="en-US"/>
        </w:rPr>
        <w:t xml:space="preserve">, </w:t>
      </w:r>
      <w:r w:rsidR="0035720A" w:rsidRPr="00D726CA">
        <w:rPr>
          <w:rFonts w:asciiTheme="majorHAnsi" w:eastAsiaTheme="minorHAnsi" w:hAnsiTheme="majorHAnsi" w:cstheme="minorBidi"/>
          <w:b/>
          <w:bCs/>
          <w:sz w:val="28"/>
          <w:szCs w:val="28"/>
          <w:lang w:val="en-US"/>
        </w:rPr>
        <w:t>Appointment</w:t>
      </w:r>
      <w:r w:rsidR="0035720A" w:rsidRPr="00D726CA">
        <w:rPr>
          <w:rFonts w:asciiTheme="majorHAnsi" w:eastAsiaTheme="minorHAnsi" w:hAnsiTheme="majorHAnsi" w:cstheme="minorBidi"/>
          <w:sz w:val="28"/>
          <w:szCs w:val="28"/>
          <w:lang w:val="en-US"/>
        </w:rPr>
        <w:t xml:space="preserve">, </w:t>
      </w:r>
      <w:r w:rsidR="0035720A" w:rsidRPr="00D726CA">
        <w:rPr>
          <w:rFonts w:asciiTheme="majorHAnsi" w:eastAsiaTheme="minorHAnsi" w:hAnsiTheme="majorHAnsi" w:cstheme="minorBidi"/>
          <w:b/>
          <w:bCs/>
          <w:sz w:val="28"/>
          <w:szCs w:val="28"/>
          <w:lang w:val="en-US"/>
        </w:rPr>
        <w:t>Payment</w:t>
      </w:r>
      <w:r w:rsidR="0035720A" w:rsidRPr="00D726CA">
        <w:rPr>
          <w:rFonts w:asciiTheme="majorHAnsi" w:eastAsiaTheme="minorHAnsi" w:hAnsiTheme="majorHAnsi" w:cstheme="minorBidi"/>
          <w:sz w:val="28"/>
          <w:szCs w:val="28"/>
          <w:lang w:val="en-US"/>
        </w:rPr>
        <w:t xml:space="preserve">, </w:t>
      </w:r>
      <w:r w:rsidR="0035720A" w:rsidRPr="00D726CA">
        <w:rPr>
          <w:rFonts w:asciiTheme="majorHAnsi" w:eastAsiaTheme="minorHAnsi" w:hAnsiTheme="majorHAnsi" w:cstheme="minorBidi"/>
          <w:b/>
          <w:bCs/>
          <w:sz w:val="28"/>
          <w:szCs w:val="28"/>
          <w:lang w:val="en-US"/>
        </w:rPr>
        <w:t>Dentist_Schedule</w:t>
      </w:r>
      <w:r w:rsidR="0035720A" w:rsidRPr="00D726CA">
        <w:rPr>
          <w:rFonts w:asciiTheme="majorHAnsi" w:eastAsiaTheme="minorHAnsi" w:hAnsiTheme="majorHAnsi" w:cstheme="minorBidi"/>
          <w:sz w:val="28"/>
          <w:szCs w:val="28"/>
          <w:lang w:val="en-US"/>
        </w:rPr>
        <w:t xml:space="preserve">, </w:t>
      </w:r>
      <w:r w:rsidR="0035720A" w:rsidRPr="00D726CA">
        <w:rPr>
          <w:rFonts w:asciiTheme="majorHAnsi" w:eastAsiaTheme="minorHAnsi" w:hAnsiTheme="majorHAnsi" w:cstheme="minorBidi"/>
          <w:b/>
          <w:bCs/>
          <w:sz w:val="28"/>
          <w:szCs w:val="28"/>
          <w:lang w:val="en-US"/>
        </w:rPr>
        <w:t>Installment</w:t>
      </w:r>
      <w:r w:rsidR="0035720A" w:rsidRPr="00D726CA">
        <w:rPr>
          <w:rFonts w:asciiTheme="majorHAnsi" w:eastAsiaTheme="minorHAnsi" w:hAnsiTheme="majorHAnsi" w:cstheme="minorBidi"/>
          <w:sz w:val="28"/>
          <w:szCs w:val="28"/>
          <w:lang w:val="en-US"/>
        </w:rPr>
        <w:t xml:space="preserve">, </w:t>
      </w:r>
      <w:r w:rsidR="0035720A" w:rsidRPr="00D726CA">
        <w:rPr>
          <w:rFonts w:asciiTheme="majorHAnsi" w:eastAsiaTheme="minorHAnsi" w:hAnsiTheme="majorHAnsi" w:cstheme="minorBidi"/>
          <w:b/>
          <w:bCs/>
          <w:sz w:val="28"/>
          <w:szCs w:val="28"/>
          <w:lang w:val="en-US"/>
        </w:rPr>
        <w:t>Patient_CoveredBy_Insurance</w:t>
      </w:r>
      <w:r w:rsidR="0035720A" w:rsidRPr="00D726CA">
        <w:rPr>
          <w:rFonts w:asciiTheme="majorHAnsi" w:eastAsiaTheme="minorHAnsi" w:hAnsiTheme="majorHAnsi" w:cstheme="minorBidi"/>
          <w:sz w:val="28"/>
          <w:szCs w:val="28"/>
          <w:lang w:val="en-US"/>
        </w:rPr>
        <w:t xml:space="preserve">, and </w:t>
      </w:r>
      <w:r w:rsidR="0035720A" w:rsidRPr="00D726CA">
        <w:rPr>
          <w:rFonts w:asciiTheme="majorHAnsi" w:eastAsiaTheme="minorHAnsi" w:hAnsiTheme="majorHAnsi" w:cstheme="minorBidi"/>
          <w:b/>
          <w:bCs/>
          <w:sz w:val="28"/>
          <w:szCs w:val="28"/>
          <w:lang w:val="en-US"/>
        </w:rPr>
        <w:t>Patient_Referral</w:t>
      </w:r>
      <w:r w:rsidR="0035720A" w:rsidRPr="00D726CA">
        <w:rPr>
          <w:rFonts w:asciiTheme="majorHAnsi" w:eastAsiaTheme="minorHAnsi" w:hAnsiTheme="majorHAnsi" w:cstheme="minorBidi"/>
          <w:sz w:val="28"/>
          <w:szCs w:val="28"/>
          <w:lang w:val="en-US"/>
        </w:rPr>
        <w:t xml:space="preserve"> all </w:t>
      </w:r>
      <w:r w:rsidR="00BA6E4D">
        <w:rPr>
          <w:rFonts w:asciiTheme="majorHAnsi" w:eastAsiaTheme="minorHAnsi" w:hAnsiTheme="majorHAnsi" w:cstheme="minorBidi"/>
          <w:sz w:val="28"/>
          <w:szCs w:val="28"/>
          <w:lang w:val="en-US"/>
        </w:rPr>
        <w:t xml:space="preserve">satisfy </w:t>
      </w:r>
      <w:r w:rsidR="0035720A" w:rsidRPr="00D726CA">
        <w:rPr>
          <w:rFonts w:asciiTheme="majorHAnsi" w:eastAsiaTheme="minorHAnsi" w:hAnsiTheme="majorHAnsi" w:cstheme="minorBidi"/>
          <w:sz w:val="28"/>
          <w:szCs w:val="28"/>
          <w:lang w:val="en-US"/>
        </w:rPr>
        <w:t>1NF, 2NF, 3NF, and BCNF requirements.</w:t>
      </w:r>
    </w:p>
    <w:p w14:paraId="1A223E0D" w14:textId="695FFC9F" w:rsidR="00996C12" w:rsidRDefault="00996C12" w:rsidP="00214CF9">
      <w:r>
        <w:t>.</w:t>
      </w:r>
    </w:p>
    <w:p w14:paraId="11E39194" w14:textId="77777777" w:rsidR="00996C12" w:rsidRPr="00996C12" w:rsidRDefault="00996C12" w:rsidP="00214CF9"/>
    <w:p w14:paraId="5C46CA38" w14:textId="6254932F" w:rsidR="000F4813" w:rsidRDefault="00D36E26" w:rsidP="00214CF9">
      <w:pPr>
        <w:pStyle w:val="Heading1"/>
      </w:pPr>
      <w:r>
        <w:lastRenderedPageBreak/>
        <w:t xml:space="preserve">Determining </w:t>
      </w:r>
      <w:r w:rsidR="000F4813">
        <w:t>Data Types (Domain) and Constraints</w:t>
      </w:r>
    </w:p>
    <w:p w14:paraId="7D36B63C" w14:textId="583D532B" w:rsidR="00F522C8" w:rsidRDefault="00F522C8" w:rsidP="00F522C8">
      <w:pPr>
        <w:pStyle w:val="NormalWeb"/>
      </w:pPr>
      <w:r>
        <w:rPr>
          <w:b/>
          <w:bCs/>
          <w:sz w:val="40"/>
          <w:szCs w:val="40"/>
        </w:rPr>
        <w:t>Datatype:</w:t>
      </w:r>
    </w:p>
    <w:p w14:paraId="2DF961BC" w14:textId="485BD0CA" w:rsidR="00F522C8" w:rsidRPr="00F522C8" w:rsidRDefault="00F522C8" w:rsidP="00F522C8">
      <w:pPr>
        <w:pStyle w:val="NormalWeb"/>
        <w:numPr>
          <w:ilvl w:val="0"/>
          <w:numId w:val="14"/>
        </w:numPr>
        <w:rPr>
          <w:rFonts w:asciiTheme="majorHAnsi" w:eastAsiaTheme="minorHAnsi" w:hAnsiTheme="majorHAnsi" w:cstheme="minorBidi"/>
          <w:sz w:val="28"/>
          <w:szCs w:val="28"/>
          <w:lang w:val="en-US"/>
        </w:rPr>
      </w:pPr>
      <w:del w:id="2" w:author="Priyal Kapoor" w:date="2026-07-21T04:38:00Z" w16du:dateUtc="2026-07-21T11:38:00Z">
        <w:r w:rsidRPr="00F522C8" w:rsidDel="000457B5">
          <w:rPr>
            <w:rFonts w:asciiTheme="majorHAnsi" w:eastAsiaTheme="minorHAnsi" w:hAnsiTheme="majorHAnsi" w:cstheme="minorBidi"/>
            <w:sz w:val="28"/>
            <w:szCs w:val="28"/>
            <w:lang w:val="en-US"/>
          </w:rPr>
          <w:delText>Integer :</w:delText>
        </w:r>
      </w:del>
      <w:ins w:id="3" w:author="Priyal Kapoor" w:date="2026-07-21T04:38:00Z" w16du:dateUtc="2026-07-21T11:38:00Z">
        <w:r w:rsidR="000457B5" w:rsidRPr="00F522C8">
          <w:rPr>
            <w:rFonts w:asciiTheme="majorHAnsi" w:eastAsiaTheme="minorHAnsi" w:hAnsiTheme="majorHAnsi" w:cstheme="minorBidi"/>
            <w:sz w:val="28"/>
            <w:szCs w:val="28"/>
            <w:lang w:val="en-US"/>
          </w:rPr>
          <w:t>Integer:</w:t>
        </w:r>
      </w:ins>
      <w:r w:rsidRPr="00F522C8">
        <w:rPr>
          <w:rFonts w:asciiTheme="majorHAnsi" w:eastAsiaTheme="minorHAnsi" w:hAnsiTheme="majorHAnsi" w:cstheme="minorBidi"/>
          <w:sz w:val="28"/>
          <w:szCs w:val="28"/>
          <w:lang w:val="en-US"/>
        </w:rPr>
        <w:t xml:space="preserve"> Chosen for attributes like PatientID, DentistID, InsuranceID, AppointmentID, PaymentID, and InstallmentID due to their use as unique identifiers. Integers provide efficient storage and indexing, facilitating quick searches and joins</w:t>
      </w:r>
    </w:p>
    <w:p w14:paraId="7B50ECBD" w14:textId="7468AE96" w:rsidR="00F522C8" w:rsidRPr="00F522C8" w:rsidRDefault="00F522C8" w:rsidP="00F522C8">
      <w:pPr>
        <w:pStyle w:val="NormalWeb"/>
        <w:numPr>
          <w:ilvl w:val="0"/>
          <w:numId w:val="14"/>
        </w:numPr>
        <w:rPr>
          <w:rFonts w:asciiTheme="majorHAnsi" w:eastAsiaTheme="minorHAnsi" w:hAnsiTheme="majorHAnsi" w:cstheme="minorBidi"/>
          <w:sz w:val="28"/>
          <w:szCs w:val="28"/>
          <w:lang w:val="en-US"/>
        </w:rPr>
      </w:pPr>
      <w:r w:rsidRPr="00F522C8">
        <w:rPr>
          <w:rFonts w:asciiTheme="majorHAnsi" w:eastAsiaTheme="minorHAnsi" w:hAnsiTheme="majorHAnsi" w:cstheme="minorBidi"/>
          <w:sz w:val="28"/>
          <w:szCs w:val="28"/>
          <w:lang w:val="en-US"/>
        </w:rPr>
        <w:t xml:space="preserve">VARCHAR: Selected for textual data with variable lengths such as Name, Email, Specialization, </w:t>
      </w:r>
      <w:del w:id="4" w:author="Priyal Kapoor" w:date="2026-07-21T04:39:00Z" w16du:dateUtc="2026-07-21T11:39:00Z">
        <w:r w:rsidRPr="00F522C8" w:rsidDel="000457B5">
          <w:rPr>
            <w:rFonts w:asciiTheme="majorHAnsi" w:eastAsiaTheme="minorHAnsi" w:hAnsiTheme="majorHAnsi" w:cstheme="minorBidi"/>
            <w:sz w:val="28"/>
            <w:szCs w:val="28"/>
            <w:lang w:val="en-US"/>
          </w:rPr>
          <w:delText>PhoneNumber</w:delText>
        </w:r>
      </w:del>
      <w:ins w:id="5" w:author="Priyal Kapoor" w:date="2026-07-21T04:39:00Z" w16du:dateUtc="2026-07-21T11:39:00Z">
        <w:r w:rsidR="000457B5" w:rsidRPr="00F522C8">
          <w:rPr>
            <w:rFonts w:asciiTheme="majorHAnsi" w:eastAsiaTheme="minorHAnsi" w:hAnsiTheme="majorHAnsi" w:cstheme="minorBidi"/>
            <w:sz w:val="28"/>
            <w:szCs w:val="28"/>
            <w:lang w:val="en-US"/>
          </w:rPr>
          <w:t>Phone Number</w:t>
        </w:r>
      </w:ins>
      <w:r w:rsidRPr="00F522C8">
        <w:rPr>
          <w:rFonts w:asciiTheme="majorHAnsi" w:eastAsiaTheme="minorHAnsi" w:hAnsiTheme="majorHAnsi" w:cstheme="minorBidi"/>
          <w:sz w:val="28"/>
          <w:szCs w:val="28"/>
          <w:lang w:val="en-US"/>
        </w:rPr>
        <w:t>, PolicyNumber, ProviderName, RelationshipType, and Notes</w:t>
      </w:r>
    </w:p>
    <w:p w14:paraId="03CC24AE" w14:textId="77777777" w:rsidR="00F522C8" w:rsidRPr="00F522C8" w:rsidRDefault="00F522C8" w:rsidP="00F522C8">
      <w:pPr>
        <w:pStyle w:val="NormalWeb"/>
        <w:numPr>
          <w:ilvl w:val="0"/>
          <w:numId w:val="14"/>
        </w:numPr>
        <w:rPr>
          <w:rFonts w:asciiTheme="majorHAnsi" w:eastAsiaTheme="minorHAnsi" w:hAnsiTheme="majorHAnsi" w:cstheme="minorBidi"/>
          <w:sz w:val="28"/>
          <w:szCs w:val="28"/>
          <w:lang w:val="en-US"/>
        </w:rPr>
      </w:pPr>
      <w:r w:rsidRPr="00F522C8">
        <w:rPr>
          <w:rFonts w:asciiTheme="majorHAnsi" w:eastAsiaTheme="minorHAnsi" w:hAnsiTheme="majorHAnsi" w:cstheme="minorBidi"/>
          <w:sz w:val="28"/>
          <w:szCs w:val="28"/>
          <w:lang w:val="en-US"/>
        </w:rPr>
        <w:t xml:space="preserve">DATE: Used for DateOfBirth, AppointmentDate, PaymentDate, DueDate, and ReferralDate because these fields specifically store dates </w:t>
      </w:r>
    </w:p>
    <w:p w14:paraId="631DB1E9" w14:textId="77777777" w:rsidR="00F522C8" w:rsidRPr="00F522C8" w:rsidRDefault="00F522C8" w:rsidP="00F522C8">
      <w:pPr>
        <w:pStyle w:val="NormalWeb"/>
        <w:numPr>
          <w:ilvl w:val="0"/>
          <w:numId w:val="14"/>
        </w:numPr>
        <w:rPr>
          <w:rFonts w:asciiTheme="majorHAnsi" w:eastAsiaTheme="minorHAnsi" w:hAnsiTheme="majorHAnsi" w:cstheme="minorBidi"/>
          <w:sz w:val="28"/>
          <w:szCs w:val="28"/>
          <w:lang w:val="en-US"/>
        </w:rPr>
      </w:pPr>
      <w:r w:rsidRPr="00F522C8">
        <w:rPr>
          <w:rFonts w:asciiTheme="majorHAnsi" w:eastAsiaTheme="minorHAnsi" w:hAnsiTheme="majorHAnsi" w:cstheme="minorBidi"/>
          <w:sz w:val="28"/>
          <w:szCs w:val="28"/>
          <w:lang w:val="en-US"/>
        </w:rPr>
        <w:t xml:space="preserve">TIME: Applied to AppointmentTime, StartTime, and EndTime since they record specific times </w:t>
      </w:r>
    </w:p>
    <w:p w14:paraId="6A83C401" w14:textId="4BD90A94" w:rsidR="00F522C8" w:rsidRDefault="00F522C8" w:rsidP="00F522C8">
      <w:pPr>
        <w:pStyle w:val="NormalWeb"/>
        <w:numPr>
          <w:ilvl w:val="0"/>
          <w:numId w:val="14"/>
        </w:numPr>
        <w:rPr>
          <w:b/>
          <w:bCs/>
          <w:sz w:val="40"/>
          <w:szCs w:val="40"/>
        </w:rPr>
      </w:pPr>
      <w:r w:rsidRPr="00F522C8">
        <w:rPr>
          <w:rFonts w:asciiTheme="majorHAnsi" w:eastAsiaTheme="minorHAnsi" w:hAnsiTheme="majorHAnsi" w:cstheme="minorBidi"/>
          <w:sz w:val="28"/>
          <w:szCs w:val="28"/>
          <w:lang w:val="en-US"/>
        </w:rPr>
        <w:t>DECIMAL: Applied to monetary fields like TotalAmount and AmountPaid, providing precision necessary for financial accuracy (two decimal points)</w:t>
      </w:r>
      <w:r>
        <w:br/>
      </w:r>
    </w:p>
    <w:p w14:paraId="3697C1E1" w14:textId="35070CD3" w:rsidR="00F522C8" w:rsidRDefault="00F522C8" w:rsidP="00F522C8">
      <w:pPr>
        <w:pStyle w:val="NormalWeb"/>
      </w:pPr>
      <w:r w:rsidRPr="00F522C8">
        <w:rPr>
          <w:b/>
          <w:bCs/>
          <w:sz w:val="40"/>
          <w:szCs w:val="40"/>
        </w:rPr>
        <w:t>Constraints</w:t>
      </w:r>
      <w:r>
        <w:rPr>
          <w:b/>
          <w:bCs/>
          <w:sz w:val="40"/>
          <w:szCs w:val="40"/>
        </w:rPr>
        <w:t>:</w:t>
      </w:r>
    </w:p>
    <w:p w14:paraId="388F8934" w14:textId="77777777" w:rsidR="00F522C8" w:rsidRPr="00F522C8" w:rsidRDefault="00F522C8" w:rsidP="00F522C8">
      <w:pPr>
        <w:pStyle w:val="NormalWeb"/>
        <w:numPr>
          <w:ilvl w:val="0"/>
          <w:numId w:val="14"/>
        </w:numPr>
        <w:rPr>
          <w:rFonts w:asciiTheme="majorHAnsi" w:eastAsiaTheme="minorHAnsi" w:hAnsiTheme="majorHAnsi" w:cstheme="minorBidi"/>
          <w:sz w:val="28"/>
          <w:szCs w:val="28"/>
          <w:lang w:val="en-US"/>
        </w:rPr>
      </w:pPr>
      <w:r w:rsidRPr="00F522C8">
        <w:rPr>
          <w:rFonts w:asciiTheme="majorHAnsi" w:eastAsiaTheme="minorHAnsi" w:hAnsiTheme="majorHAnsi" w:cstheme="minorBidi"/>
          <w:b/>
          <w:bCs/>
          <w:sz w:val="28"/>
          <w:szCs w:val="28"/>
          <w:lang w:val="en-US"/>
        </w:rPr>
        <w:t>Primary Key Constraint</w:t>
      </w:r>
      <w:r w:rsidRPr="00F522C8">
        <w:rPr>
          <w:rFonts w:asciiTheme="majorHAnsi" w:eastAsiaTheme="minorHAnsi" w:hAnsiTheme="majorHAnsi" w:cstheme="minorBidi"/>
          <w:sz w:val="28"/>
          <w:szCs w:val="28"/>
          <w:lang w:val="en-US"/>
        </w:rPr>
        <w:t>: Ensures uniqueness and entity integrity, used extensively for identifying each record uniquely.</w:t>
      </w:r>
    </w:p>
    <w:p w14:paraId="758F5CD7" w14:textId="77777777" w:rsidR="00F522C8" w:rsidRPr="00F522C8" w:rsidRDefault="00F522C8" w:rsidP="00F522C8">
      <w:pPr>
        <w:pStyle w:val="NormalWeb"/>
        <w:numPr>
          <w:ilvl w:val="0"/>
          <w:numId w:val="14"/>
        </w:numPr>
        <w:rPr>
          <w:rFonts w:asciiTheme="majorHAnsi" w:eastAsiaTheme="minorHAnsi" w:hAnsiTheme="majorHAnsi" w:cstheme="minorBidi"/>
          <w:sz w:val="28"/>
          <w:szCs w:val="28"/>
          <w:lang w:val="en-US"/>
        </w:rPr>
      </w:pPr>
      <w:r w:rsidRPr="00F522C8">
        <w:rPr>
          <w:rFonts w:asciiTheme="majorHAnsi" w:eastAsiaTheme="minorHAnsi" w:hAnsiTheme="majorHAnsi" w:cstheme="minorBidi"/>
          <w:b/>
          <w:bCs/>
          <w:sz w:val="28"/>
          <w:szCs w:val="28"/>
          <w:lang w:val="en-US"/>
        </w:rPr>
        <w:t>Foreign Key Constraint</w:t>
      </w:r>
      <w:r w:rsidRPr="00F522C8">
        <w:rPr>
          <w:rFonts w:asciiTheme="majorHAnsi" w:eastAsiaTheme="minorHAnsi" w:hAnsiTheme="majorHAnsi" w:cstheme="minorBidi"/>
          <w:sz w:val="28"/>
          <w:szCs w:val="28"/>
          <w:lang w:val="en-US"/>
        </w:rPr>
        <w:t>: Enforces referential integrity across tables, maintaining consistent and valid data relations between tables.</w:t>
      </w:r>
    </w:p>
    <w:p w14:paraId="17E992DA" w14:textId="77777777" w:rsidR="00F522C8" w:rsidRPr="00F522C8" w:rsidRDefault="00F522C8" w:rsidP="00F522C8">
      <w:pPr>
        <w:pStyle w:val="NormalWeb"/>
        <w:numPr>
          <w:ilvl w:val="0"/>
          <w:numId w:val="14"/>
        </w:numPr>
        <w:rPr>
          <w:rFonts w:asciiTheme="majorHAnsi" w:eastAsiaTheme="minorHAnsi" w:hAnsiTheme="majorHAnsi" w:cstheme="minorBidi"/>
          <w:sz w:val="28"/>
          <w:szCs w:val="28"/>
          <w:lang w:val="en-US"/>
        </w:rPr>
      </w:pPr>
      <w:r w:rsidRPr="00F522C8">
        <w:rPr>
          <w:rFonts w:asciiTheme="majorHAnsi" w:eastAsiaTheme="minorHAnsi" w:hAnsiTheme="majorHAnsi" w:cstheme="minorBidi"/>
          <w:b/>
          <w:bCs/>
          <w:sz w:val="28"/>
          <w:szCs w:val="28"/>
          <w:lang w:val="en-US"/>
        </w:rPr>
        <w:t>UNIQUE Constraint</w:t>
      </w:r>
      <w:r w:rsidRPr="00F522C8">
        <w:rPr>
          <w:rFonts w:asciiTheme="majorHAnsi" w:eastAsiaTheme="minorHAnsi" w:hAnsiTheme="majorHAnsi" w:cstheme="minorBidi"/>
          <w:sz w:val="28"/>
          <w:szCs w:val="28"/>
          <w:lang w:val="en-US"/>
        </w:rPr>
        <w:t>: Applied to attributes like AppointmentID in Payment to ensure that each payment corresponds uniquely to one appointment, enforcing the logical 1:1 relationship.</w:t>
      </w:r>
    </w:p>
    <w:p w14:paraId="76B37A80" w14:textId="77777777" w:rsidR="00F522C8" w:rsidRDefault="00F522C8" w:rsidP="00F522C8">
      <w:pPr>
        <w:pStyle w:val="NormalWeb"/>
        <w:numPr>
          <w:ilvl w:val="0"/>
          <w:numId w:val="14"/>
        </w:numPr>
        <w:rPr>
          <w:rFonts w:asciiTheme="majorHAnsi" w:eastAsiaTheme="minorHAnsi" w:hAnsiTheme="majorHAnsi" w:cstheme="minorBidi"/>
          <w:sz w:val="28"/>
          <w:szCs w:val="28"/>
          <w:lang w:val="en-US"/>
        </w:rPr>
      </w:pPr>
      <w:r w:rsidRPr="00F522C8">
        <w:rPr>
          <w:rFonts w:asciiTheme="majorHAnsi" w:eastAsiaTheme="minorHAnsi" w:hAnsiTheme="majorHAnsi" w:cstheme="minorBidi"/>
          <w:b/>
          <w:bCs/>
          <w:sz w:val="28"/>
          <w:szCs w:val="28"/>
          <w:lang w:val="en-US"/>
        </w:rPr>
        <w:t>Composite Primary Key</w:t>
      </w:r>
      <w:r w:rsidRPr="00F522C8">
        <w:rPr>
          <w:rFonts w:asciiTheme="majorHAnsi" w:eastAsiaTheme="minorHAnsi" w:hAnsiTheme="majorHAnsi" w:cstheme="minorBidi"/>
          <w:sz w:val="28"/>
          <w:szCs w:val="28"/>
          <w:lang w:val="en-US"/>
        </w:rPr>
        <w:t>: Implemented in Dentist_Schedule and Installment for accurately identifying each entity occurrence based on their dependency relations.</w:t>
      </w:r>
    </w:p>
    <w:p w14:paraId="727701AC" w14:textId="300CBC24" w:rsidR="00BA6E4D" w:rsidRPr="00F522C8" w:rsidRDefault="00BA6E4D" w:rsidP="00F522C8">
      <w:pPr>
        <w:pStyle w:val="NormalWeb"/>
        <w:numPr>
          <w:ilvl w:val="0"/>
          <w:numId w:val="14"/>
        </w:numPr>
        <w:rPr>
          <w:rFonts w:asciiTheme="majorHAnsi" w:eastAsiaTheme="minorHAnsi" w:hAnsiTheme="majorHAnsi" w:cstheme="minorBidi"/>
          <w:sz w:val="28"/>
          <w:szCs w:val="28"/>
          <w:lang w:val="en-US"/>
        </w:rPr>
      </w:pPr>
      <w:r w:rsidRPr="00BA6E4D">
        <w:rPr>
          <w:rFonts w:asciiTheme="majorHAnsi" w:eastAsiaTheme="minorHAnsi" w:hAnsiTheme="majorHAnsi" w:cstheme="minorBidi"/>
          <w:b/>
          <w:bCs/>
          <w:sz w:val="28"/>
          <w:szCs w:val="28"/>
          <w:lang w:val="en-US"/>
        </w:rPr>
        <w:t>NOT NULL Constraint:</w:t>
      </w:r>
      <w:r w:rsidRPr="00BA6E4D">
        <w:rPr>
          <w:rFonts w:asciiTheme="majorHAnsi" w:eastAsiaTheme="minorHAnsi" w:hAnsiTheme="majorHAnsi" w:cstheme="minorBidi"/>
          <w:sz w:val="28"/>
          <w:szCs w:val="28"/>
          <w:lang w:val="en-US"/>
        </w:rPr>
        <w:br/>
        <w:t>Applied to attributes such as Name, PhoneNumber, AppointmentDate, etc., where values are</w:t>
      </w:r>
      <w:r>
        <w:rPr>
          <w:rFonts w:asciiTheme="majorHAnsi" w:eastAsiaTheme="minorHAnsi" w:hAnsiTheme="majorHAnsi" w:cstheme="minorBidi"/>
          <w:sz w:val="28"/>
          <w:szCs w:val="28"/>
          <w:lang w:val="en-US"/>
        </w:rPr>
        <w:t xml:space="preserve"> important </w:t>
      </w:r>
      <w:r w:rsidRPr="00BA6E4D">
        <w:rPr>
          <w:rFonts w:asciiTheme="majorHAnsi" w:eastAsiaTheme="minorHAnsi" w:hAnsiTheme="majorHAnsi" w:cstheme="minorBidi"/>
          <w:sz w:val="28"/>
          <w:szCs w:val="28"/>
          <w:lang w:val="en-US"/>
        </w:rPr>
        <w:t>for correct functionality</w:t>
      </w:r>
    </w:p>
    <w:p w14:paraId="156EC4EC" w14:textId="77777777" w:rsidR="00F522C8" w:rsidRDefault="00F522C8" w:rsidP="00F522C8">
      <w:pPr>
        <w:pStyle w:val="NormalWeb"/>
      </w:pPr>
    </w:p>
    <w:p w14:paraId="7E388DFA" w14:textId="53273580" w:rsidR="00F522C8" w:rsidRDefault="00F522C8" w:rsidP="00F522C8">
      <w:pPr>
        <w:pStyle w:val="NormalWeb"/>
      </w:pPr>
    </w:p>
    <w:p w14:paraId="619F69A8" w14:textId="2E3BE916" w:rsidR="00996C12" w:rsidRDefault="00996C12" w:rsidP="00214CF9"/>
    <w:p w14:paraId="1FE410F8" w14:textId="77777777" w:rsidR="00996C12" w:rsidRPr="00996C12" w:rsidRDefault="00996C12" w:rsidP="00214CF9"/>
    <w:p w14:paraId="54668CCB" w14:textId="01BCF57D" w:rsidR="000F4813" w:rsidDel="000457B5" w:rsidRDefault="000F4813" w:rsidP="00214CF9">
      <w:pPr>
        <w:pStyle w:val="Heading1"/>
        <w:rPr>
          <w:del w:id="6" w:author="Priyal Kapoor" w:date="2026-07-21T04:39:00Z" w16du:dateUtc="2026-07-21T11:39:00Z"/>
        </w:rPr>
      </w:pPr>
      <w:del w:id="7" w:author="Priyal Kapoor" w:date="2026-07-21T04:39:00Z" w16du:dateUtc="2026-07-21T11:39:00Z">
        <w:r w:rsidDel="000457B5">
          <w:delText>Creating Database and Tables - SQL DDL</w:delText>
        </w:r>
        <w:r w:rsidR="004533BA" w:rsidDel="000457B5">
          <w:br/>
          <w:delText>Create.sql</w:delText>
        </w:r>
      </w:del>
    </w:p>
    <w:p w14:paraId="1F3CFD64" w14:textId="4BAF483C" w:rsidR="004533BA" w:rsidRPr="004533BA" w:rsidDel="000457B5" w:rsidRDefault="000F4813" w:rsidP="004533BA">
      <w:pPr>
        <w:pStyle w:val="Heading1"/>
        <w:rPr>
          <w:del w:id="8" w:author="Priyal Kapoor" w:date="2026-07-21T04:39:00Z" w16du:dateUtc="2026-07-21T11:39:00Z"/>
        </w:rPr>
      </w:pPr>
      <w:del w:id="9" w:author="Priyal Kapoor" w:date="2026-07-21T04:39:00Z" w16du:dateUtc="2026-07-21T11:39:00Z">
        <w:r w:rsidDel="000457B5">
          <w:delText xml:space="preserve">Inserting Values in </w:delText>
        </w:r>
        <w:r w:rsidR="007E1C07" w:rsidDel="000457B5">
          <w:delText>Tables</w:delText>
        </w:r>
        <w:r w:rsidR="004533BA" w:rsidDel="000457B5">
          <w:delText>o</w:delText>
        </w:r>
        <w:r w:rsidR="004533BA" w:rsidDel="000457B5">
          <w:br/>
          <w:delText>Insert.sql</w:delText>
        </w:r>
      </w:del>
    </w:p>
    <w:p w14:paraId="78AF7120" w14:textId="1E72F779" w:rsidR="00D63057" w:rsidRPr="00D63057" w:rsidDel="000457B5" w:rsidRDefault="00D63057" w:rsidP="00214CF9">
      <w:pPr>
        <w:rPr>
          <w:del w:id="10" w:author="Priyal Kapoor" w:date="2026-07-21T04:39:00Z" w16du:dateUtc="2026-07-21T11:39:00Z"/>
        </w:rPr>
      </w:pPr>
    </w:p>
    <w:p w14:paraId="23EE28DF" w14:textId="35FE6BAF" w:rsidR="007E1C07" w:rsidDel="000457B5" w:rsidRDefault="007E1C07" w:rsidP="00214CF9">
      <w:pPr>
        <w:pStyle w:val="Heading1"/>
        <w:rPr>
          <w:del w:id="11" w:author="Priyal Kapoor" w:date="2026-07-21T04:39:00Z" w16du:dateUtc="2026-07-21T11:39:00Z"/>
        </w:rPr>
      </w:pPr>
      <w:del w:id="12" w:author="Priyal Kapoor" w:date="2026-07-21T04:39:00Z" w16du:dateUtc="2026-07-21T11:39:00Z">
        <w:r w:rsidDel="000457B5">
          <w:delText>SQL Queries</w:delText>
        </w:r>
        <w:r w:rsidR="004533BA" w:rsidDel="000457B5">
          <w:br/>
          <w:delText>Queries.txt</w:delText>
        </w:r>
      </w:del>
    </w:p>
    <w:p w14:paraId="3E7ECFDE" w14:textId="77777777" w:rsidR="00D63057" w:rsidRPr="00D63057" w:rsidRDefault="00D63057" w:rsidP="00214CF9"/>
    <w:p w14:paraId="186D4BF2" w14:textId="77777777" w:rsidR="007E1C07" w:rsidRDefault="007E1C07" w:rsidP="00214CF9"/>
    <w:p w14:paraId="5FDF82E2" w14:textId="2BE2236B" w:rsidR="000F4813" w:rsidRDefault="000F4813" w:rsidP="00214CF9"/>
    <w:p w14:paraId="6D55B058" w14:textId="0B5B2246" w:rsidR="00B97EDF" w:rsidRDefault="00B97EDF" w:rsidP="00214CF9"/>
    <w:p w14:paraId="423E861C" w14:textId="644432FB" w:rsidR="00B97EDF" w:rsidRDefault="002B3D69" w:rsidP="00214CF9">
      <w:r>
        <w:rPr>
          <w:noProof/>
        </w:rPr>
        <mc:AlternateContent>
          <mc:Choice Requires="wps">
            <w:drawing>
              <wp:anchor distT="0" distB="0" distL="114300" distR="114300" simplePos="0" relativeHeight="251667456" behindDoc="0" locked="0" layoutInCell="1" allowOverlap="1" wp14:anchorId="15FC3AFC" wp14:editId="26CE9E90">
                <wp:simplePos x="0" y="0"/>
                <wp:positionH relativeFrom="column">
                  <wp:posOffset>6979285</wp:posOffset>
                </wp:positionH>
                <wp:positionV relativeFrom="paragraph">
                  <wp:posOffset>4251325</wp:posOffset>
                </wp:positionV>
                <wp:extent cx="49530" cy="430530"/>
                <wp:effectExtent l="0" t="0" r="13970" b="13970"/>
                <wp:wrapNone/>
                <wp:docPr id="1438887443" name="Straight Connector 1438887443"/>
                <wp:cNvGraphicFramePr/>
                <a:graphic xmlns:a="http://schemas.openxmlformats.org/drawingml/2006/main">
                  <a:graphicData uri="http://schemas.microsoft.com/office/word/2010/wordprocessingShape">
                    <wps:wsp>
                      <wps:cNvCnPr/>
                      <wps:spPr>
                        <a:xfrm flipH="1" flipV="1">
                          <a:off x="0" y="0"/>
                          <a:ext cx="49530" cy="43053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78CF53" id="Straight Connector 1438887443" o:spid="_x0000_s1026" style="position:absolute;flip:x y;z-index:251667456;visibility:visible;mso-wrap-style:square;mso-wrap-distance-left:9pt;mso-wrap-distance-top:0;mso-wrap-distance-right:9pt;mso-wrap-distance-bottom:0;mso-position-horizontal:absolute;mso-position-horizontal-relative:text;mso-position-vertical:absolute;mso-position-vertical-relative:text" from="549.55pt,334.75pt" to="553.45pt,36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" strokecolor="black [3213]" strokeweight=".5pt">
                <v:stroke dashstyle="dash" joinstyle="miter"/>
              </v:line>
            </w:pict>
          </mc:Fallback>
        </mc:AlternateContent>
      </w:r>
      <w:r w:rsidR="001A2E5F">
        <w:rPr>
          <w:noProof/>
        </w:rPr>
        <mc:AlternateContent>
          <mc:Choice Requires="wps">
            <w:drawing>
              <wp:anchor distT="0" distB="0" distL="114300" distR="114300" simplePos="0" relativeHeight="251665408" behindDoc="0" locked="0" layoutInCell="1" allowOverlap="1" wp14:anchorId="0CDE0797" wp14:editId="596776C6">
                <wp:simplePos x="0" y="0"/>
                <wp:positionH relativeFrom="column">
                  <wp:posOffset>11051540</wp:posOffset>
                </wp:positionH>
                <wp:positionV relativeFrom="paragraph">
                  <wp:posOffset>6741795</wp:posOffset>
                </wp:positionV>
                <wp:extent cx="459740" cy="261620"/>
                <wp:effectExtent l="0" t="0" r="10160" b="17780"/>
                <wp:wrapNone/>
                <wp:docPr id="1593430377" name="Straight Connector 1593430377"/>
                <wp:cNvGraphicFramePr/>
                <a:graphic xmlns:a="http://schemas.openxmlformats.org/drawingml/2006/main">
                  <a:graphicData uri="http://schemas.microsoft.com/office/word/2010/wordprocessingShape">
                    <wps:wsp>
                      <wps:cNvCnPr/>
                      <wps:spPr>
                        <a:xfrm flipH="1" flipV="1">
                          <a:off x="0" y="0"/>
                          <a:ext cx="459740" cy="26162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FA5CC0" id="Straight Connector 1593430377" o:spid="_x0000_s1026" style="position:absolute;flip:x y;z-index:251665408;visibility:visible;mso-wrap-style:square;mso-wrap-distance-left:9pt;mso-wrap-distance-top:0;mso-wrap-distance-right:9pt;mso-wrap-distance-bottom:0;mso-position-horizontal:absolute;mso-position-horizontal-relative:text;mso-position-vertical:absolute;mso-position-vertical-relative:text" from="870.2pt,530.85pt" to="906.4pt,55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" strokecolor="black [3213]" strokeweight=".5pt">
                <v:stroke joinstyle="miter"/>
              </v:line>
            </w:pict>
          </mc:Fallback>
        </mc:AlternateContent>
      </w:r>
      <w:r w:rsidR="00980693">
        <w:rPr>
          <w:noProof/>
        </w:rPr>
        <mc:AlternateContent>
          <mc:Choice Requires="wps">
            <w:drawing>
              <wp:anchor distT="0" distB="0" distL="114300" distR="114300" simplePos="0" relativeHeight="251663360" behindDoc="0" locked="0" layoutInCell="1" allowOverlap="1" wp14:anchorId="54A9BB61" wp14:editId="6155D92B">
                <wp:simplePos x="0" y="0"/>
                <wp:positionH relativeFrom="column">
                  <wp:posOffset>4937760</wp:posOffset>
                </wp:positionH>
                <wp:positionV relativeFrom="paragraph">
                  <wp:posOffset>8103235</wp:posOffset>
                </wp:positionV>
                <wp:extent cx="1035050" cy="302260"/>
                <wp:effectExtent l="12700" t="12700" r="19050" b="15240"/>
                <wp:wrapNone/>
                <wp:docPr id="17785065" name="Oval 17785065"/>
                <wp:cNvGraphicFramePr/>
                <a:graphic xmlns:a="http://schemas.openxmlformats.org/drawingml/2006/main">
                  <a:graphicData uri="http://schemas.microsoft.com/office/word/2010/wordprocessingShape">
                    <wps:wsp>
                      <wps:cNvSpPr/>
                      <wps:spPr>
                        <a:xfrm>
                          <a:off x="0" y="0"/>
                          <a:ext cx="1035050" cy="30226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1ECF0103" id="Oval 17785065" o:spid="_x0000_s1026" style="position:absolute;margin-left:388.8pt;margin-top:638.05pt;width:81.5pt;height:2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" filled="f" strokecolor="black [3213]" strokeweight="1pt">
                <v:stroke joinstyle="miter"/>
                <v:textbox inset="0,0,0,0"/>
              </v:oval>
            </w:pict>
          </mc:Fallback>
        </mc:AlternateContent>
      </w:r>
      <w:r w:rsidR="00FB7D0A">
        <w:rPr>
          <w:noProof/>
        </w:rPr>
        <mc:AlternateContent>
          <mc:Choice Requires="wps">
            <w:drawing>
              <wp:anchor distT="0" distB="0" distL="114300" distR="114300" simplePos="0" relativeHeight="251659264" behindDoc="0" locked="0" layoutInCell="1" allowOverlap="1" wp14:anchorId="12FC7AD3" wp14:editId="6AD32939">
                <wp:simplePos x="0" y="0"/>
                <wp:positionH relativeFrom="column">
                  <wp:posOffset>11044395</wp:posOffset>
                </wp:positionH>
                <wp:positionV relativeFrom="paragraph">
                  <wp:posOffset>-8401854</wp:posOffset>
                </wp:positionV>
                <wp:extent cx="803910" cy="8729571"/>
                <wp:effectExtent l="101600" t="0" r="97790" b="8255"/>
                <wp:wrapNone/>
                <wp:docPr id="1968124468" name="Oval 1968124468"/>
                <wp:cNvGraphicFramePr/>
                <a:graphic xmlns:a="http://schemas.openxmlformats.org/drawingml/2006/main">
                  <a:graphicData uri="http://schemas.microsoft.com/office/word/2010/wordprocessingShape">
                    <wps:wsp>
                      <wps:cNvSpPr/>
                      <wps:spPr>
                        <a:xfrm rot="10574415" flipV="1">
                          <a:off x="0" y="0"/>
                          <a:ext cx="803910" cy="87295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EF9F891" id="Oval 1968124468" o:spid="_x0000_s1026" style="position:absolute;margin-left:869.65pt;margin-top:-661.55pt;width:63.3pt;height:687.35pt;rotation:-11550081fd;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" filled="f" strokecolor="black [3213]" strokeweight="1pt">
                <v:stroke joinstyle="miter"/>
                <v:textbox inset="0,0,0,0"/>
              </v:oval>
            </w:pict>
          </mc:Fallback>
        </mc:AlternateContent>
      </w:r>
    </w:p>
    <w:sectPr w:rsidR="00B97EDF" w:rsidSect="00EA69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1E426" w14:textId="77777777" w:rsidR="00D35BD9" w:rsidRDefault="00D35BD9" w:rsidP="00214CF9">
      <w:r>
        <w:separator/>
      </w:r>
    </w:p>
  </w:endnote>
  <w:endnote w:type="continuationSeparator" w:id="0">
    <w:p w14:paraId="43A667B4" w14:textId="77777777" w:rsidR="00D35BD9" w:rsidRDefault="00D35BD9" w:rsidP="00214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F4A56" w14:textId="67EBB1E6" w:rsidR="00F12C0E" w:rsidRPr="00DD6513" w:rsidRDefault="003A71F8" w:rsidP="00DD6513">
    <w:pPr>
      <w:jc w:val="right"/>
      <w:rPr>
        <w:sz w:val="18"/>
        <w:szCs w:val="18"/>
      </w:rPr>
    </w:pPr>
    <w:r w:rsidRPr="00DD6513">
      <w:rPr>
        <w:spacing w:val="60"/>
        <w:sz w:val="18"/>
        <w:szCs w:val="18"/>
      </w:rPr>
      <w:t>Page</w:t>
    </w:r>
    <w:r w:rsidRPr="00DD6513">
      <w:rPr>
        <w:sz w:val="18"/>
        <w:szCs w:val="18"/>
      </w:rPr>
      <w:t xml:space="preserve"> </w:t>
    </w:r>
    <w:r w:rsidRPr="00DD6513">
      <w:rPr>
        <w:sz w:val="18"/>
        <w:szCs w:val="18"/>
      </w:rPr>
      <w:fldChar w:fldCharType="begin"/>
    </w:r>
    <w:r w:rsidRPr="00DD6513">
      <w:rPr>
        <w:sz w:val="18"/>
        <w:szCs w:val="18"/>
      </w:rPr>
      <w:instrText xml:space="preserve"> PAGE   \* MERGEFORMAT </w:instrText>
    </w:r>
    <w:r w:rsidRPr="00DD6513">
      <w:rPr>
        <w:sz w:val="18"/>
        <w:szCs w:val="18"/>
      </w:rPr>
      <w:fldChar w:fldCharType="separate"/>
    </w:r>
    <w:r w:rsidRPr="00DD6513">
      <w:rPr>
        <w:noProof/>
        <w:sz w:val="18"/>
        <w:szCs w:val="18"/>
      </w:rPr>
      <w:t>1</w:t>
    </w:r>
    <w:r w:rsidRPr="00DD6513">
      <w:rPr>
        <w:sz w:val="18"/>
        <w:szCs w:val="18"/>
      </w:rPr>
      <w:fldChar w:fldCharType="end"/>
    </w:r>
    <w:r w:rsidRPr="00DD6513">
      <w:rPr>
        <w:sz w:val="18"/>
        <w:szCs w:val="18"/>
      </w:rPr>
      <w:t xml:space="preserve"> | </w:t>
    </w:r>
    <w:r w:rsidRPr="00DD6513">
      <w:rPr>
        <w:sz w:val="18"/>
        <w:szCs w:val="18"/>
      </w:rPr>
      <w:fldChar w:fldCharType="begin"/>
    </w:r>
    <w:r w:rsidRPr="00DD6513">
      <w:rPr>
        <w:sz w:val="18"/>
        <w:szCs w:val="18"/>
      </w:rPr>
      <w:instrText xml:space="preserve"> NUMPAGES  \* Arabic  \* MERGEFORMAT </w:instrText>
    </w:r>
    <w:r w:rsidRPr="00DD6513">
      <w:rPr>
        <w:sz w:val="18"/>
        <w:szCs w:val="18"/>
      </w:rPr>
      <w:fldChar w:fldCharType="separate"/>
    </w:r>
    <w:r w:rsidRPr="00DD6513">
      <w:rPr>
        <w:noProof/>
        <w:sz w:val="18"/>
        <w:szCs w:val="18"/>
      </w:rPr>
      <w:t>1</w:t>
    </w:r>
    <w:r w:rsidRPr="00DD6513">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73E19F" w14:textId="77777777" w:rsidR="00D35BD9" w:rsidRDefault="00D35BD9" w:rsidP="00214CF9">
      <w:r>
        <w:separator/>
      </w:r>
    </w:p>
  </w:footnote>
  <w:footnote w:type="continuationSeparator" w:id="0">
    <w:p w14:paraId="25543B13" w14:textId="77777777" w:rsidR="00D35BD9" w:rsidRDefault="00D35BD9" w:rsidP="00214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268DF"/>
    <w:multiLevelType w:val="hybridMultilevel"/>
    <w:tmpl w:val="E0A009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F809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1753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04504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391EED"/>
    <w:multiLevelType w:val="multilevel"/>
    <w:tmpl w:val="25E0694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4DB78F9"/>
    <w:multiLevelType w:val="multilevel"/>
    <w:tmpl w:val="D7AC699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92F47DF"/>
    <w:multiLevelType w:val="multilevel"/>
    <w:tmpl w:val="4FB441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854D89"/>
    <w:multiLevelType w:val="multilevel"/>
    <w:tmpl w:val="7784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57B61"/>
    <w:multiLevelType w:val="hybridMultilevel"/>
    <w:tmpl w:val="0518C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992BB0"/>
    <w:multiLevelType w:val="multilevel"/>
    <w:tmpl w:val="904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A2EE4"/>
    <w:multiLevelType w:val="multilevel"/>
    <w:tmpl w:val="86E4771A"/>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135878"/>
    <w:multiLevelType w:val="hybridMultilevel"/>
    <w:tmpl w:val="8E3AE2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6F9752DF"/>
    <w:multiLevelType w:val="multilevel"/>
    <w:tmpl w:val="078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10E9A"/>
    <w:multiLevelType w:val="hybridMultilevel"/>
    <w:tmpl w:val="CC125E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B4A2682"/>
    <w:multiLevelType w:val="multilevel"/>
    <w:tmpl w:val="2C3C5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058697">
    <w:abstractNumId w:val="0"/>
  </w:num>
  <w:num w:numId="2" w16cid:durableId="336806542">
    <w:abstractNumId w:val="8"/>
  </w:num>
  <w:num w:numId="3" w16cid:durableId="607928566">
    <w:abstractNumId w:val="13"/>
  </w:num>
  <w:num w:numId="4" w16cid:durableId="309986491">
    <w:abstractNumId w:val="11"/>
  </w:num>
  <w:num w:numId="5" w16cid:durableId="1247500860">
    <w:abstractNumId w:val="3"/>
  </w:num>
  <w:num w:numId="6" w16cid:durableId="760374420">
    <w:abstractNumId w:val="1"/>
  </w:num>
  <w:num w:numId="7" w16cid:durableId="1168596379">
    <w:abstractNumId w:val="4"/>
  </w:num>
  <w:num w:numId="8" w16cid:durableId="882863771">
    <w:abstractNumId w:val="6"/>
  </w:num>
  <w:num w:numId="9" w16cid:durableId="2030907359">
    <w:abstractNumId w:val="2"/>
  </w:num>
  <w:num w:numId="10" w16cid:durableId="213976093">
    <w:abstractNumId w:val="10"/>
  </w:num>
  <w:num w:numId="11" w16cid:durableId="1200360327">
    <w:abstractNumId w:val="5"/>
  </w:num>
  <w:num w:numId="12" w16cid:durableId="1061246378">
    <w:abstractNumId w:val="10"/>
  </w:num>
  <w:num w:numId="13" w16cid:durableId="125047948">
    <w:abstractNumId w:val="12"/>
  </w:num>
  <w:num w:numId="14" w16cid:durableId="951279354">
    <w:abstractNumId w:val="9"/>
  </w:num>
  <w:num w:numId="15" w16cid:durableId="551386406">
    <w:abstractNumId w:val="7"/>
  </w:num>
  <w:num w:numId="16" w16cid:durableId="157530978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riyal Kapoor">
    <w15:presenceInfo w15:providerId="AD" w15:userId="S::pkapoor00@mylangara.ca::a4186f30-7ec7-42ba-ba48-17683468392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D9C"/>
    <w:rsid w:val="00015CF9"/>
    <w:rsid w:val="000457B5"/>
    <w:rsid w:val="000769F5"/>
    <w:rsid w:val="000D78C1"/>
    <w:rsid w:val="000F4813"/>
    <w:rsid w:val="0011716C"/>
    <w:rsid w:val="00137587"/>
    <w:rsid w:val="00137B4B"/>
    <w:rsid w:val="00160250"/>
    <w:rsid w:val="0018643A"/>
    <w:rsid w:val="00194D5E"/>
    <w:rsid w:val="001A0A76"/>
    <w:rsid w:val="001A2E5F"/>
    <w:rsid w:val="001A6123"/>
    <w:rsid w:val="001A645C"/>
    <w:rsid w:val="001B439A"/>
    <w:rsid w:val="001C297C"/>
    <w:rsid w:val="00214CF9"/>
    <w:rsid w:val="00276890"/>
    <w:rsid w:val="002B3D69"/>
    <w:rsid w:val="003068D3"/>
    <w:rsid w:val="00317484"/>
    <w:rsid w:val="0035720A"/>
    <w:rsid w:val="00361298"/>
    <w:rsid w:val="003A2182"/>
    <w:rsid w:val="003A71F8"/>
    <w:rsid w:val="003C1555"/>
    <w:rsid w:val="003C6853"/>
    <w:rsid w:val="003C7DF3"/>
    <w:rsid w:val="003D7018"/>
    <w:rsid w:val="003F4958"/>
    <w:rsid w:val="004533BA"/>
    <w:rsid w:val="004574F1"/>
    <w:rsid w:val="00466A56"/>
    <w:rsid w:val="00473EAA"/>
    <w:rsid w:val="004A0A0C"/>
    <w:rsid w:val="004A0EAD"/>
    <w:rsid w:val="004F1E80"/>
    <w:rsid w:val="00532114"/>
    <w:rsid w:val="00586616"/>
    <w:rsid w:val="005B562C"/>
    <w:rsid w:val="005D17EC"/>
    <w:rsid w:val="005D2A25"/>
    <w:rsid w:val="005F0F89"/>
    <w:rsid w:val="00614DA2"/>
    <w:rsid w:val="006315A6"/>
    <w:rsid w:val="0064732C"/>
    <w:rsid w:val="00650D9C"/>
    <w:rsid w:val="00652125"/>
    <w:rsid w:val="00655EA6"/>
    <w:rsid w:val="00661F09"/>
    <w:rsid w:val="006C1839"/>
    <w:rsid w:val="006C7CE1"/>
    <w:rsid w:val="007238F4"/>
    <w:rsid w:val="007B40AB"/>
    <w:rsid w:val="007C16A7"/>
    <w:rsid w:val="007C72FE"/>
    <w:rsid w:val="007C73B0"/>
    <w:rsid w:val="007E1C07"/>
    <w:rsid w:val="007E4F4E"/>
    <w:rsid w:val="008313A7"/>
    <w:rsid w:val="0085146F"/>
    <w:rsid w:val="0087419F"/>
    <w:rsid w:val="00874401"/>
    <w:rsid w:val="00885D73"/>
    <w:rsid w:val="008A210F"/>
    <w:rsid w:val="008C0E7F"/>
    <w:rsid w:val="008D79C0"/>
    <w:rsid w:val="008E2AB1"/>
    <w:rsid w:val="008E3707"/>
    <w:rsid w:val="0090151D"/>
    <w:rsid w:val="00913B0E"/>
    <w:rsid w:val="0093022A"/>
    <w:rsid w:val="00941F3E"/>
    <w:rsid w:val="00980693"/>
    <w:rsid w:val="00986BC4"/>
    <w:rsid w:val="00996C12"/>
    <w:rsid w:val="009D1353"/>
    <w:rsid w:val="00A2618A"/>
    <w:rsid w:val="00A3533D"/>
    <w:rsid w:val="00A43D49"/>
    <w:rsid w:val="00A43E72"/>
    <w:rsid w:val="00AA12F5"/>
    <w:rsid w:val="00AC2AC0"/>
    <w:rsid w:val="00AE322E"/>
    <w:rsid w:val="00B14E0E"/>
    <w:rsid w:val="00B1675F"/>
    <w:rsid w:val="00B97EDF"/>
    <w:rsid w:val="00BA6E4D"/>
    <w:rsid w:val="00BB6F1A"/>
    <w:rsid w:val="00BF4288"/>
    <w:rsid w:val="00C34AF4"/>
    <w:rsid w:val="00CA2F0B"/>
    <w:rsid w:val="00CB50F7"/>
    <w:rsid w:val="00CB53A6"/>
    <w:rsid w:val="00CB7A4D"/>
    <w:rsid w:val="00CD445C"/>
    <w:rsid w:val="00D02E80"/>
    <w:rsid w:val="00D17C4A"/>
    <w:rsid w:val="00D21529"/>
    <w:rsid w:val="00D35BD9"/>
    <w:rsid w:val="00D36E26"/>
    <w:rsid w:val="00D445C9"/>
    <w:rsid w:val="00D529BE"/>
    <w:rsid w:val="00D63057"/>
    <w:rsid w:val="00D726CA"/>
    <w:rsid w:val="00DB3148"/>
    <w:rsid w:val="00DD2647"/>
    <w:rsid w:val="00DD6513"/>
    <w:rsid w:val="00E02564"/>
    <w:rsid w:val="00E06F2C"/>
    <w:rsid w:val="00EA69D9"/>
    <w:rsid w:val="00EF6A33"/>
    <w:rsid w:val="00F12C0E"/>
    <w:rsid w:val="00F32ABC"/>
    <w:rsid w:val="00F440CF"/>
    <w:rsid w:val="00F522C8"/>
    <w:rsid w:val="00F86F45"/>
    <w:rsid w:val="00FB7D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132E"/>
  <w15:chartTrackingRefBased/>
  <w15:docId w15:val="{2C0759BA-41D9-479D-BCB3-03756A662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CF9"/>
    <w:pPr>
      <w:jc w:val="both"/>
    </w:pPr>
    <w:rPr>
      <w:rFonts w:asciiTheme="majorHAnsi" w:hAnsiTheme="majorHAnsi"/>
      <w:sz w:val="20"/>
      <w:szCs w:val="20"/>
    </w:rPr>
  </w:style>
  <w:style w:type="paragraph" w:styleId="Heading1">
    <w:name w:val="heading 1"/>
    <w:basedOn w:val="Normal"/>
    <w:next w:val="Normal"/>
    <w:link w:val="Heading1Char"/>
    <w:uiPriority w:val="9"/>
    <w:qFormat/>
    <w:rsid w:val="00CD445C"/>
    <w:pPr>
      <w:keepNext/>
      <w:keepLines/>
      <w:numPr>
        <w:numId w:val="10"/>
      </w:numPr>
      <w:spacing w:before="360"/>
      <w:jc w:val="left"/>
      <w:outlineLvl w:val="0"/>
    </w:pPr>
    <w:rPr>
      <w:rFonts w:eastAsiaTheme="majorEastAsia" w:cstheme="majorBidi"/>
      <w:b/>
      <w:bCs/>
      <w:color w:val="0000CC"/>
      <w:sz w:val="28"/>
      <w:szCs w:val="28"/>
      <w14:textFill>
        <w14:solidFill>
          <w14:srgbClr w14:val="0000CC">
            <w14:lumMod w14:val="50000"/>
          </w14:srgbClr>
        </w14:solidFill>
      </w14:textFill>
    </w:rPr>
  </w:style>
  <w:style w:type="paragraph" w:styleId="Heading2">
    <w:name w:val="heading 2"/>
    <w:basedOn w:val="Normal"/>
    <w:next w:val="Normal"/>
    <w:link w:val="Heading2Char"/>
    <w:uiPriority w:val="9"/>
    <w:unhideWhenUsed/>
    <w:qFormat/>
    <w:rsid w:val="00874401"/>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5720A"/>
    <w:pPr>
      <w:keepNext/>
      <w:keepLines/>
      <w:spacing w:before="4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D9C"/>
    <w:pPr>
      <w:ind w:left="720"/>
      <w:contextualSpacing/>
    </w:pPr>
  </w:style>
  <w:style w:type="character" w:customStyle="1" w:styleId="Heading1Char">
    <w:name w:val="Heading 1 Char"/>
    <w:basedOn w:val="DefaultParagraphFont"/>
    <w:link w:val="Heading1"/>
    <w:uiPriority w:val="9"/>
    <w:rsid w:val="00CD445C"/>
    <w:rPr>
      <w:rFonts w:asciiTheme="majorHAnsi" w:eastAsiaTheme="majorEastAsia" w:hAnsiTheme="majorHAnsi" w:cstheme="majorBidi"/>
      <w:b/>
      <w:bCs/>
      <w:color w:val="0000CC"/>
      <w:sz w:val="28"/>
      <w:szCs w:val="28"/>
      <w14:textFill>
        <w14:solidFill>
          <w14:srgbClr w14:val="0000CC">
            <w14:lumMod w14:val="50000"/>
          </w14:srgbClr>
        </w14:solidFill>
      </w14:textFill>
    </w:rPr>
  </w:style>
  <w:style w:type="character" w:customStyle="1" w:styleId="Heading2Char">
    <w:name w:val="Heading 2 Char"/>
    <w:basedOn w:val="DefaultParagraphFont"/>
    <w:link w:val="Heading2"/>
    <w:uiPriority w:val="9"/>
    <w:rsid w:val="0087440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12C0E"/>
    <w:pPr>
      <w:tabs>
        <w:tab w:val="center" w:pos="4680"/>
        <w:tab w:val="right" w:pos="9360"/>
      </w:tabs>
    </w:pPr>
  </w:style>
  <w:style w:type="character" w:customStyle="1" w:styleId="HeaderChar">
    <w:name w:val="Header Char"/>
    <w:basedOn w:val="DefaultParagraphFont"/>
    <w:link w:val="Header"/>
    <w:uiPriority w:val="99"/>
    <w:rsid w:val="00F12C0E"/>
    <w:rPr>
      <w:rFonts w:asciiTheme="majorHAnsi" w:hAnsiTheme="majorHAnsi"/>
    </w:rPr>
  </w:style>
  <w:style w:type="paragraph" w:styleId="Footer">
    <w:name w:val="footer"/>
    <w:basedOn w:val="Normal"/>
    <w:link w:val="FooterChar"/>
    <w:uiPriority w:val="99"/>
    <w:unhideWhenUsed/>
    <w:rsid w:val="00F12C0E"/>
    <w:pPr>
      <w:tabs>
        <w:tab w:val="center" w:pos="4680"/>
        <w:tab w:val="right" w:pos="9360"/>
      </w:tabs>
    </w:pPr>
  </w:style>
  <w:style w:type="character" w:customStyle="1" w:styleId="FooterChar">
    <w:name w:val="Footer Char"/>
    <w:basedOn w:val="DefaultParagraphFont"/>
    <w:link w:val="Footer"/>
    <w:uiPriority w:val="99"/>
    <w:rsid w:val="00F12C0E"/>
    <w:rPr>
      <w:rFonts w:asciiTheme="majorHAnsi" w:hAnsiTheme="majorHAnsi"/>
    </w:rPr>
  </w:style>
  <w:style w:type="character" w:styleId="Strong">
    <w:name w:val="Strong"/>
    <w:basedOn w:val="DefaultParagraphFont"/>
    <w:uiPriority w:val="22"/>
    <w:qFormat/>
    <w:rsid w:val="001A2E5F"/>
    <w:rPr>
      <w:b/>
      <w:bCs/>
    </w:rPr>
  </w:style>
  <w:style w:type="character" w:styleId="Emphasis">
    <w:name w:val="Emphasis"/>
    <w:basedOn w:val="DefaultParagraphFont"/>
    <w:uiPriority w:val="20"/>
    <w:qFormat/>
    <w:rsid w:val="001A2E5F"/>
    <w:rPr>
      <w:i/>
      <w:iCs/>
    </w:rPr>
  </w:style>
  <w:style w:type="character" w:customStyle="1" w:styleId="Heading3Char">
    <w:name w:val="Heading 3 Char"/>
    <w:basedOn w:val="DefaultParagraphFont"/>
    <w:link w:val="Heading3"/>
    <w:uiPriority w:val="9"/>
    <w:semiHidden/>
    <w:rsid w:val="0035720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5720A"/>
    <w:pPr>
      <w:spacing w:before="100" w:beforeAutospacing="1" w:after="100" w:afterAutospacing="1"/>
      <w:jc w:val="left"/>
    </w:pPr>
    <w:rPr>
      <w:rFonts w:ascii="Times New Roman" w:eastAsia="Times New Roman" w:hAnsi="Times New Roman" w:cs="Times New Roman"/>
      <w:sz w:val="24"/>
      <w:szCs w:val="24"/>
      <w:lang w:val="en-CA"/>
    </w:rPr>
  </w:style>
  <w:style w:type="character" w:styleId="HTMLCode">
    <w:name w:val="HTML Code"/>
    <w:basedOn w:val="DefaultParagraphFont"/>
    <w:uiPriority w:val="99"/>
    <w:semiHidden/>
    <w:unhideWhenUsed/>
    <w:rsid w:val="00BA6E4D"/>
    <w:rPr>
      <w:rFonts w:ascii="Courier New" w:eastAsia="Times New Roman" w:hAnsi="Courier New" w:cs="Courier New"/>
      <w:sz w:val="20"/>
      <w:szCs w:val="20"/>
    </w:rPr>
  </w:style>
  <w:style w:type="character" w:customStyle="1" w:styleId="editortaddedltunj">
    <w:name w:val="editor_t__added__ltunj"/>
    <w:basedOn w:val="DefaultParagraphFont"/>
    <w:rsid w:val="00BA6E4D"/>
  </w:style>
  <w:style w:type="character" w:customStyle="1" w:styleId="editortnoteditedwurp8">
    <w:name w:val="editor_t__not_edited__wurp8"/>
    <w:basedOn w:val="DefaultParagraphFont"/>
    <w:rsid w:val="00BA6E4D"/>
  </w:style>
  <w:style w:type="character" w:customStyle="1" w:styleId="editortnoteditedlongjunnx">
    <w:name w:val="editor_t__not_edited_long__junnx"/>
    <w:basedOn w:val="DefaultParagraphFont"/>
    <w:rsid w:val="00BA6E4D"/>
  </w:style>
  <w:style w:type="paragraph" w:styleId="Revision">
    <w:name w:val="Revision"/>
    <w:hidden/>
    <w:uiPriority w:val="99"/>
    <w:semiHidden/>
    <w:rsid w:val="000457B5"/>
    <w:pPr>
      <w:jc w:val="left"/>
    </w:pPr>
    <w:rPr>
      <w:rFonts w:asciiTheme="majorHAnsi" w:hAnsiTheme="maj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26389">
      <w:bodyDiv w:val="1"/>
      <w:marLeft w:val="0"/>
      <w:marRight w:val="0"/>
      <w:marTop w:val="0"/>
      <w:marBottom w:val="0"/>
      <w:divBdr>
        <w:top w:val="none" w:sz="0" w:space="0" w:color="auto"/>
        <w:left w:val="none" w:sz="0" w:space="0" w:color="auto"/>
        <w:bottom w:val="none" w:sz="0" w:space="0" w:color="auto"/>
        <w:right w:val="none" w:sz="0" w:space="0" w:color="auto"/>
      </w:divBdr>
    </w:div>
    <w:div w:id="12535367">
      <w:bodyDiv w:val="1"/>
      <w:marLeft w:val="0"/>
      <w:marRight w:val="0"/>
      <w:marTop w:val="0"/>
      <w:marBottom w:val="0"/>
      <w:divBdr>
        <w:top w:val="none" w:sz="0" w:space="0" w:color="auto"/>
        <w:left w:val="none" w:sz="0" w:space="0" w:color="auto"/>
        <w:bottom w:val="none" w:sz="0" w:space="0" w:color="auto"/>
        <w:right w:val="none" w:sz="0" w:space="0" w:color="auto"/>
      </w:divBdr>
    </w:div>
    <w:div w:id="1042369060">
      <w:bodyDiv w:val="1"/>
      <w:marLeft w:val="0"/>
      <w:marRight w:val="0"/>
      <w:marTop w:val="0"/>
      <w:marBottom w:val="0"/>
      <w:divBdr>
        <w:top w:val="none" w:sz="0" w:space="0" w:color="auto"/>
        <w:left w:val="none" w:sz="0" w:space="0" w:color="auto"/>
        <w:bottom w:val="none" w:sz="0" w:space="0" w:color="auto"/>
        <w:right w:val="none" w:sz="0" w:space="0" w:color="auto"/>
      </w:divBdr>
    </w:div>
    <w:div w:id="1321545247">
      <w:bodyDiv w:val="1"/>
      <w:marLeft w:val="0"/>
      <w:marRight w:val="0"/>
      <w:marTop w:val="0"/>
      <w:marBottom w:val="0"/>
      <w:divBdr>
        <w:top w:val="none" w:sz="0" w:space="0" w:color="auto"/>
        <w:left w:val="none" w:sz="0" w:space="0" w:color="auto"/>
        <w:bottom w:val="none" w:sz="0" w:space="0" w:color="auto"/>
        <w:right w:val="none" w:sz="0" w:space="0" w:color="auto"/>
      </w:divBdr>
    </w:div>
    <w:div w:id="1364281403">
      <w:bodyDiv w:val="1"/>
      <w:marLeft w:val="0"/>
      <w:marRight w:val="0"/>
      <w:marTop w:val="0"/>
      <w:marBottom w:val="0"/>
      <w:divBdr>
        <w:top w:val="none" w:sz="0" w:space="0" w:color="auto"/>
        <w:left w:val="none" w:sz="0" w:space="0" w:color="auto"/>
        <w:bottom w:val="none" w:sz="0" w:space="0" w:color="auto"/>
        <w:right w:val="none" w:sz="0" w:space="0" w:color="auto"/>
      </w:divBdr>
    </w:div>
    <w:div w:id="1482652371">
      <w:bodyDiv w:val="1"/>
      <w:marLeft w:val="0"/>
      <w:marRight w:val="0"/>
      <w:marTop w:val="0"/>
      <w:marBottom w:val="0"/>
      <w:divBdr>
        <w:top w:val="none" w:sz="0" w:space="0" w:color="auto"/>
        <w:left w:val="none" w:sz="0" w:space="0" w:color="auto"/>
        <w:bottom w:val="none" w:sz="0" w:space="0" w:color="auto"/>
        <w:right w:val="none" w:sz="0" w:space="0" w:color="auto"/>
      </w:divBdr>
    </w:div>
    <w:div w:id="1504737811">
      <w:bodyDiv w:val="1"/>
      <w:marLeft w:val="0"/>
      <w:marRight w:val="0"/>
      <w:marTop w:val="0"/>
      <w:marBottom w:val="0"/>
      <w:divBdr>
        <w:top w:val="none" w:sz="0" w:space="0" w:color="auto"/>
        <w:left w:val="none" w:sz="0" w:space="0" w:color="auto"/>
        <w:bottom w:val="none" w:sz="0" w:space="0" w:color="auto"/>
        <w:right w:val="none" w:sz="0" w:space="0" w:color="auto"/>
      </w:divBdr>
    </w:div>
    <w:div w:id="1692872204">
      <w:bodyDiv w:val="1"/>
      <w:marLeft w:val="0"/>
      <w:marRight w:val="0"/>
      <w:marTop w:val="0"/>
      <w:marBottom w:val="0"/>
      <w:divBdr>
        <w:top w:val="none" w:sz="0" w:space="0" w:color="auto"/>
        <w:left w:val="none" w:sz="0" w:space="0" w:color="auto"/>
        <w:bottom w:val="none" w:sz="0" w:space="0" w:color="auto"/>
        <w:right w:val="none" w:sz="0" w:space="0" w:color="auto"/>
      </w:divBdr>
    </w:div>
    <w:div w:id="1977757052">
      <w:bodyDiv w:val="1"/>
      <w:marLeft w:val="0"/>
      <w:marRight w:val="0"/>
      <w:marTop w:val="0"/>
      <w:marBottom w:val="0"/>
      <w:divBdr>
        <w:top w:val="none" w:sz="0" w:space="0" w:color="auto"/>
        <w:left w:val="none" w:sz="0" w:space="0" w:color="auto"/>
        <w:bottom w:val="none" w:sz="0" w:space="0" w:color="auto"/>
        <w:right w:val="none" w:sz="0" w:space="0" w:color="auto"/>
      </w:divBdr>
    </w:div>
    <w:div w:id="211806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Mirjalili</dc:creator>
  <cp:keywords/>
  <dc:description/>
  <cp:lastModifiedBy>Priyal Kapoor</cp:lastModifiedBy>
  <cp:revision>3</cp:revision>
  <dcterms:created xsi:type="dcterms:W3CDTF">2025-04-01T15:45:00Z</dcterms:created>
  <dcterms:modified xsi:type="dcterms:W3CDTF">2026-07-21T11:40:00Z</dcterms:modified>
</cp:coreProperties>
</file>